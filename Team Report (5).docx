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CE3A92" w:rsidR="00851AE4" w:rsidP="00851AE4" w:rsidRDefault="00652BA7" w14:paraId="1C3347AD" w14:textId="76517B5B">
      <w:pPr>
        <w:pStyle w:val="NoSpacing"/>
        <w:spacing w:line="360" w:lineRule="auto"/>
        <w:rPr>
          <w:sz w:val="40"/>
          <w:szCs w:val="40"/>
        </w:rPr>
      </w:pPr>
      <w:r w:rsidRPr="00CE3A92">
        <w:rPr>
          <w:sz w:val="40"/>
          <w:szCs w:val="40"/>
        </w:rPr>
        <w:t>Internet Of Things: Project 1 Team Report</w:t>
      </w:r>
    </w:p>
    <w:p w:rsidRPr="00CE3A92" w:rsidR="00652BA7" w:rsidP="00851AE4" w:rsidRDefault="31DCBA13" w14:paraId="15F1C6B5" w14:textId="1144A310">
      <w:pPr>
        <w:spacing w:after="0" w:line="276" w:lineRule="auto"/>
        <w:rPr>
          <w:b/>
          <w:bCs/>
          <w:sz w:val="26"/>
          <w:szCs w:val="26"/>
        </w:rPr>
      </w:pPr>
      <w:r w:rsidRPr="00CE3A92">
        <w:rPr>
          <w:b/>
          <w:bCs/>
          <w:sz w:val="28"/>
          <w:szCs w:val="28"/>
        </w:rPr>
        <w:t>Project Title</w:t>
      </w:r>
      <w:r w:rsidRPr="00CE3A92">
        <w:rPr>
          <w:b/>
          <w:bCs/>
          <w:sz w:val="26"/>
          <w:szCs w:val="26"/>
        </w:rPr>
        <w:t>:</w:t>
      </w:r>
      <w:r w:rsidRPr="00CE3A92" w:rsidR="5849EFB9">
        <w:rPr>
          <w:b/>
          <w:bCs/>
          <w:sz w:val="26"/>
          <w:szCs w:val="26"/>
        </w:rPr>
        <w:t xml:space="preserve"> </w:t>
      </w:r>
      <w:r w:rsidRPr="00CE3A92" w:rsidR="5849EFB9">
        <w:rPr>
          <w:sz w:val="26"/>
          <w:szCs w:val="26"/>
        </w:rPr>
        <w:t>Sound</w:t>
      </w:r>
      <w:r w:rsidRPr="00CE3A92" w:rsidR="7D050100">
        <w:rPr>
          <w:sz w:val="26"/>
          <w:szCs w:val="26"/>
        </w:rPr>
        <w:t xml:space="preserve"> Sensor Alarm System</w:t>
      </w:r>
    </w:p>
    <w:p w:rsidRPr="00CE3A92" w:rsidR="00851AE4" w:rsidP="00851AE4" w:rsidRDefault="00851AE4" w14:paraId="3DD5C612" w14:textId="3183ACF6">
      <w:pPr>
        <w:spacing w:after="0" w:line="276" w:lineRule="auto"/>
        <w:rPr>
          <w:sz w:val="26"/>
          <w:szCs w:val="26"/>
        </w:rPr>
      </w:pPr>
      <w:r w:rsidRPr="00CE3A92">
        <w:rPr>
          <w:b/>
          <w:bCs/>
          <w:sz w:val="28"/>
          <w:szCs w:val="28"/>
        </w:rPr>
        <w:t>Group Members</w:t>
      </w:r>
      <w:r w:rsidRPr="00CE3A92">
        <w:rPr>
          <w:b/>
          <w:bCs/>
          <w:sz w:val="26"/>
          <w:szCs w:val="26"/>
        </w:rPr>
        <w:t>:</w:t>
      </w:r>
      <w:r w:rsidRPr="00CE3A92">
        <w:rPr>
          <w:sz w:val="26"/>
          <w:szCs w:val="26"/>
        </w:rPr>
        <w:t xml:space="preserve"> Lily Hinde, Dylan </w:t>
      </w:r>
      <w:proofErr w:type="spellStart"/>
      <w:r w:rsidRPr="00CE3A92">
        <w:rPr>
          <w:sz w:val="26"/>
          <w:szCs w:val="26"/>
        </w:rPr>
        <w:t>Willams</w:t>
      </w:r>
      <w:proofErr w:type="spellEnd"/>
      <w:r w:rsidRPr="00CE3A92">
        <w:rPr>
          <w:sz w:val="26"/>
          <w:szCs w:val="26"/>
        </w:rPr>
        <w:t xml:space="preserve">, Hannah </w:t>
      </w:r>
      <w:proofErr w:type="spellStart"/>
      <w:r w:rsidRPr="00CE3A92">
        <w:rPr>
          <w:sz w:val="26"/>
          <w:szCs w:val="26"/>
        </w:rPr>
        <w:t>Rodtmann</w:t>
      </w:r>
      <w:proofErr w:type="spellEnd"/>
    </w:p>
    <w:p w:rsidRPr="00CE3A92" w:rsidR="00851AE4" w:rsidP="00851AE4" w:rsidRDefault="00851AE4" w14:paraId="6A520280" w14:textId="601F8E2C">
      <w:pPr>
        <w:spacing w:after="0" w:line="276" w:lineRule="auto"/>
        <w:rPr>
          <w:b/>
          <w:bCs/>
          <w:sz w:val="26"/>
          <w:szCs w:val="26"/>
        </w:rPr>
      </w:pPr>
      <w:r w:rsidRPr="00CE3A92">
        <w:rPr>
          <w:b/>
          <w:bCs/>
          <w:sz w:val="28"/>
          <w:szCs w:val="28"/>
        </w:rPr>
        <w:t>Our Trello Page:</w:t>
      </w:r>
      <w:r w:rsidRPr="00CE3A92" w:rsidR="00532C92">
        <w:rPr>
          <w:b/>
          <w:bCs/>
          <w:sz w:val="28"/>
          <w:szCs w:val="28"/>
        </w:rPr>
        <w:t xml:space="preserve"> </w:t>
      </w:r>
      <w:hyperlink w:history="1" r:id="rId8">
        <w:r w:rsidRPr="00CE3A92" w:rsidR="00532C92">
          <w:rPr>
            <w:rStyle w:val="Hyperlink"/>
            <w:b/>
            <w:bCs/>
            <w:sz w:val="26"/>
            <w:szCs w:val="26"/>
          </w:rPr>
          <w:t>https://trello.com/b/m3vlGpFZ/internet-of-things-project</w:t>
        </w:r>
      </w:hyperlink>
    </w:p>
    <w:p w:rsidRPr="00CE3A92" w:rsidR="00851AE4" w:rsidP="00851AE4" w:rsidRDefault="0CF2B299" w14:paraId="763277AE" w14:textId="602A626A">
      <w:pPr>
        <w:spacing w:after="0" w:line="276" w:lineRule="auto"/>
        <w:rPr>
          <w:b/>
          <w:bCs/>
          <w:sz w:val="26"/>
          <w:szCs w:val="26"/>
        </w:rPr>
      </w:pPr>
      <w:r w:rsidRPr="00CE3A92">
        <w:rPr>
          <w:b/>
          <w:bCs/>
          <w:sz w:val="28"/>
          <w:szCs w:val="28"/>
        </w:rPr>
        <w:t>Our GitHub Page</w:t>
      </w:r>
      <w:r w:rsidRPr="00CE3A92">
        <w:rPr>
          <w:b/>
          <w:bCs/>
          <w:sz w:val="26"/>
          <w:szCs w:val="26"/>
        </w:rPr>
        <w:t>:</w:t>
      </w:r>
      <w:r w:rsidRPr="00CE3A92" w:rsidR="00532C92">
        <w:rPr>
          <w:b/>
          <w:bCs/>
          <w:sz w:val="26"/>
          <w:szCs w:val="26"/>
        </w:rPr>
        <w:t xml:space="preserve"> </w:t>
      </w:r>
      <w:hyperlink w:history="1" r:id="rId9">
        <w:r w:rsidRPr="00CE3A92" w:rsidR="00532C92">
          <w:rPr>
            <w:rStyle w:val="Hyperlink"/>
            <w:b/>
            <w:bCs/>
            <w:sz w:val="26"/>
            <w:szCs w:val="26"/>
          </w:rPr>
          <w:t>https://github.com/Azzizelo/Internet-of-Things-Project-1</w:t>
        </w:r>
      </w:hyperlink>
    </w:p>
    <w:p w:rsidRPr="00CE3A92" w:rsidR="6AAB1FFA" w:rsidP="6AAB1FFA" w:rsidRDefault="6AAB1FFA" w14:paraId="3F5FEC7D" w14:textId="19167010">
      <w:pPr>
        <w:spacing w:after="0" w:line="276" w:lineRule="auto"/>
        <w:rPr>
          <w:b/>
          <w:bCs/>
        </w:rPr>
      </w:pPr>
    </w:p>
    <w:p w:rsidRPr="00CE3A92" w:rsidR="00851AE4" w:rsidP="00851AE4" w:rsidRDefault="00851AE4" w14:paraId="210D816E" w14:textId="1C6BA204">
      <w:pPr>
        <w:spacing w:after="0" w:line="276" w:lineRule="auto"/>
        <w:rPr>
          <w:b/>
          <w:bCs/>
          <w:sz w:val="28"/>
          <w:szCs w:val="28"/>
        </w:rPr>
      </w:pPr>
      <w:r w:rsidRPr="00CE3A92">
        <w:rPr>
          <w:b/>
          <w:bCs/>
          <w:sz w:val="28"/>
          <w:szCs w:val="28"/>
        </w:rPr>
        <w:t>Data Gathered throughout planning our project:</w:t>
      </w:r>
    </w:p>
    <w:p w:rsidRPr="00CE3A92" w:rsidR="00851AE4" w:rsidP="00851AE4" w:rsidRDefault="09DA1EBB" w14:paraId="0D7A895C" w14:textId="5F8447A5">
      <w:pPr>
        <w:spacing w:after="0" w:line="276" w:lineRule="auto"/>
        <w:rPr>
          <w:sz w:val="26"/>
          <w:szCs w:val="26"/>
        </w:rPr>
      </w:pPr>
      <w:r w:rsidRPr="00CE3A92">
        <w:rPr>
          <w:sz w:val="26"/>
          <w:szCs w:val="26"/>
        </w:rPr>
        <w:t>These are links to websites we used to expand our idea for our project</w:t>
      </w:r>
      <w:r w:rsidRPr="00CE3A92" w:rsidR="45546998">
        <w:rPr>
          <w:sz w:val="26"/>
          <w:szCs w:val="26"/>
        </w:rPr>
        <w:t xml:space="preserve"> we were heading towards motion sensor, but we didn’t the </w:t>
      </w:r>
      <w:r w:rsidRPr="00CE3A92" w:rsidR="413D058E">
        <w:rPr>
          <w:sz w:val="26"/>
          <w:szCs w:val="26"/>
        </w:rPr>
        <w:t>equipment</w:t>
      </w:r>
      <w:r w:rsidRPr="00CE3A92" w:rsidR="45546998">
        <w:rPr>
          <w:sz w:val="26"/>
          <w:szCs w:val="26"/>
        </w:rPr>
        <w:t xml:space="preserve"> for </w:t>
      </w:r>
      <w:r w:rsidRPr="00CE3A92" w:rsidR="3037AE08">
        <w:rPr>
          <w:sz w:val="26"/>
          <w:szCs w:val="26"/>
        </w:rPr>
        <w:t>it,</w:t>
      </w:r>
      <w:r w:rsidRPr="00CE3A92" w:rsidR="45546998">
        <w:rPr>
          <w:sz w:val="26"/>
          <w:szCs w:val="26"/>
        </w:rPr>
        <w:t xml:space="preserve"> so we planned to use a sound</w:t>
      </w:r>
      <w:r w:rsidRPr="00CE3A92" w:rsidR="356808DF">
        <w:rPr>
          <w:sz w:val="26"/>
          <w:szCs w:val="26"/>
        </w:rPr>
        <w:t xml:space="preserve"> sensor </w:t>
      </w:r>
      <w:r w:rsidRPr="00CE3A92" w:rsidR="4D3CFC0D">
        <w:rPr>
          <w:sz w:val="26"/>
          <w:szCs w:val="26"/>
        </w:rPr>
        <w:t>instead</w:t>
      </w:r>
      <w:r w:rsidRPr="00CE3A92" w:rsidR="5D411AEB">
        <w:rPr>
          <w:sz w:val="26"/>
          <w:szCs w:val="26"/>
        </w:rPr>
        <w:t>:</w:t>
      </w:r>
    </w:p>
    <w:p w:rsidRPr="00CE3A92" w:rsidR="00C724B9" w:rsidP="6AAB1FFA" w:rsidRDefault="58ABA338" w14:paraId="0E0DB05A" w14:textId="56EA8311">
      <w:pPr>
        <w:spacing w:before="240" w:after="240" w:line="276" w:lineRule="auto"/>
        <w:rPr>
          <w:rFonts w:eastAsiaTheme="minorEastAsia"/>
          <w:i/>
          <w:iCs/>
        </w:rPr>
      </w:pPr>
      <w:proofErr w:type="spellStart"/>
      <w:r w:rsidRPr="00CE3A92">
        <w:rPr>
          <w:rFonts w:eastAsiaTheme="minorEastAsia"/>
          <w:i/>
          <w:iCs/>
        </w:rPr>
        <w:t>Akinwumi</w:t>
      </w:r>
      <w:proofErr w:type="spellEnd"/>
      <w:r w:rsidRPr="00CE3A92">
        <w:rPr>
          <w:rFonts w:eastAsiaTheme="minorEastAsia"/>
          <w:i/>
          <w:iCs/>
        </w:rPr>
        <w:t xml:space="preserve">, S.A., </w:t>
      </w:r>
      <w:proofErr w:type="spellStart"/>
      <w:r w:rsidRPr="00CE3A92">
        <w:rPr>
          <w:rFonts w:eastAsiaTheme="minorEastAsia"/>
          <w:i/>
          <w:iCs/>
        </w:rPr>
        <w:t>Ezenwosu</w:t>
      </w:r>
      <w:proofErr w:type="spellEnd"/>
      <w:r w:rsidRPr="00CE3A92">
        <w:rPr>
          <w:rFonts w:eastAsiaTheme="minorEastAsia"/>
          <w:i/>
          <w:iCs/>
        </w:rPr>
        <w:t xml:space="preserve">, A.C., </w:t>
      </w:r>
      <w:proofErr w:type="spellStart"/>
      <w:r w:rsidRPr="00CE3A92">
        <w:rPr>
          <w:rFonts w:eastAsiaTheme="minorEastAsia"/>
          <w:i/>
          <w:iCs/>
        </w:rPr>
        <w:t>Omotosho</w:t>
      </w:r>
      <w:proofErr w:type="spellEnd"/>
      <w:r w:rsidRPr="00CE3A92">
        <w:rPr>
          <w:rFonts w:eastAsiaTheme="minorEastAsia"/>
          <w:i/>
          <w:iCs/>
        </w:rPr>
        <w:t xml:space="preserve">, T.V., </w:t>
      </w:r>
      <w:proofErr w:type="spellStart"/>
      <w:r w:rsidRPr="00CE3A92" w:rsidR="45A39163">
        <w:rPr>
          <w:rFonts w:eastAsiaTheme="minorEastAsia"/>
          <w:i/>
          <w:iCs/>
        </w:rPr>
        <w:t>Adedoyin</w:t>
      </w:r>
      <w:proofErr w:type="spellEnd"/>
      <w:r w:rsidRPr="00CE3A92">
        <w:rPr>
          <w:rFonts w:eastAsiaTheme="minorEastAsia"/>
          <w:i/>
          <w:iCs/>
        </w:rPr>
        <w:t xml:space="preserve">, O.O., </w:t>
      </w:r>
      <w:proofErr w:type="spellStart"/>
      <w:r w:rsidRPr="00CE3A92">
        <w:rPr>
          <w:rFonts w:eastAsiaTheme="minorEastAsia"/>
          <w:i/>
          <w:iCs/>
        </w:rPr>
        <w:t>Adagunodo</w:t>
      </w:r>
      <w:proofErr w:type="spellEnd"/>
      <w:r w:rsidRPr="00CE3A92">
        <w:rPr>
          <w:rFonts w:eastAsiaTheme="minorEastAsia"/>
          <w:i/>
          <w:iCs/>
        </w:rPr>
        <w:t xml:space="preserve">, T.A. and </w:t>
      </w:r>
      <w:proofErr w:type="spellStart"/>
      <w:r w:rsidRPr="00CE3A92">
        <w:rPr>
          <w:rFonts w:eastAsiaTheme="minorEastAsia"/>
          <w:i/>
          <w:iCs/>
        </w:rPr>
        <w:t>Oyeyemi</w:t>
      </w:r>
      <w:proofErr w:type="spellEnd"/>
      <w:r w:rsidRPr="00CE3A92">
        <w:rPr>
          <w:rFonts w:eastAsiaTheme="minorEastAsia"/>
          <w:i/>
          <w:iCs/>
        </w:rPr>
        <w:t xml:space="preserve">, K.D. (2021). Arduino Based Security System using Passive Infrared (PIR) Motion Sensor. IOP Conference Series: Earth and Environmental Science, 655(1), p.012039. </w:t>
      </w:r>
      <w:proofErr w:type="spellStart"/>
      <w:r w:rsidRPr="00CE3A92">
        <w:rPr>
          <w:rFonts w:eastAsiaTheme="minorEastAsia"/>
          <w:i/>
          <w:iCs/>
        </w:rPr>
        <w:t>doi:https</w:t>
      </w:r>
      <w:proofErr w:type="spellEnd"/>
      <w:r w:rsidRPr="00CE3A92">
        <w:rPr>
          <w:rFonts w:eastAsiaTheme="minorEastAsia"/>
          <w:i/>
          <w:iCs/>
        </w:rPr>
        <w:t>://doi.org/10.1088/1755-1315/655/1/012039.</w:t>
      </w:r>
    </w:p>
    <w:p w:rsidRPr="00CE3A92" w:rsidR="00C724B9" w:rsidP="6AAB1FFA" w:rsidRDefault="58ABA338" w14:paraId="5C26A375" w14:textId="52671C1E">
      <w:pPr>
        <w:spacing w:before="240" w:after="240" w:line="276" w:lineRule="auto"/>
        <w:rPr>
          <w:rFonts w:eastAsiaTheme="minorEastAsia"/>
          <w:i/>
          <w:iCs/>
        </w:rPr>
      </w:pPr>
      <w:proofErr w:type="spellStart"/>
      <w:r w:rsidRPr="00CE3A92">
        <w:rPr>
          <w:rFonts w:eastAsiaTheme="minorEastAsia"/>
          <w:i/>
          <w:iCs/>
        </w:rPr>
        <w:t>Syazlina</w:t>
      </w:r>
      <w:proofErr w:type="spellEnd"/>
      <w:r w:rsidRPr="00CE3A92">
        <w:rPr>
          <w:rFonts w:eastAsiaTheme="minorEastAsia"/>
          <w:i/>
          <w:iCs/>
        </w:rPr>
        <w:t xml:space="preserve"> </w:t>
      </w:r>
      <w:proofErr w:type="spellStart"/>
      <w:r w:rsidRPr="00CE3A92">
        <w:rPr>
          <w:rFonts w:eastAsiaTheme="minorEastAsia"/>
          <w:i/>
          <w:iCs/>
        </w:rPr>
        <w:t>Mohd</w:t>
      </w:r>
      <w:proofErr w:type="spellEnd"/>
      <w:r w:rsidRPr="00CE3A92">
        <w:rPr>
          <w:rFonts w:eastAsiaTheme="minorEastAsia"/>
          <w:i/>
          <w:iCs/>
        </w:rPr>
        <w:t xml:space="preserve"> </w:t>
      </w:r>
      <w:proofErr w:type="spellStart"/>
      <w:r w:rsidRPr="00CE3A92">
        <w:rPr>
          <w:rFonts w:eastAsiaTheme="minorEastAsia"/>
          <w:i/>
          <w:iCs/>
        </w:rPr>
        <w:t>Soleh</w:t>
      </w:r>
      <w:proofErr w:type="spellEnd"/>
      <w:r w:rsidRPr="00CE3A92">
        <w:rPr>
          <w:rFonts w:eastAsiaTheme="minorEastAsia"/>
          <w:i/>
          <w:iCs/>
        </w:rPr>
        <w:t xml:space="preserve">, S.S., </w:t>
      </w:r>
      <w:proofErr w:type="spellStart"/>
      <w:r w:rsidRPr="00CE3A92">
        <w:rPr>
          <w:rFonts w:eastAsiaTheme="minorEastAsia"/>
          <w:i/>
          <w:iCs/>
        </w:rPr>
        <w:t>Som</w:t>
      </w:r>
      <w:proofErr w:type="spellEnd"/>
      <w:r w:rsidRPr="00CE3A92">
        <w:rPr>
          <w:rFonts w:eastAsiaTheme="minorEastAsia"/>
          <w:i/>
          <w:iCs/>
        </w:rPr>
        <w:t xml:space="preserve">, M.M., </w:t>
      </w:r>
      <w:proofErr w:type="spellStart"/>
      <w:r w:rsidRPr="00CE3A92">
        <w:rPr>
          <w:rFonts w:eastAsiaTheme="minorEastAsia"/>
          <w:i/>
          <w:iCs/>
        </w:rPr>
        <w:t>Abd</w:t>
      </w:r>
      <w:proofErr w:type="spellEnd"/>
      <w:r w:rsidRPr="00CE3A92">
        <w:rPr>
          <w:rFonts w:eastAsiaTheme="minorEastAsia"/>
          <w:i/>
          <w:iCs/>
        </w:rPr>
        <w:t xml:space="preserve"> </w:t>
      </w:r>
      <w:proofErr w:type="spellStart"/>
      <w:r w:rsidRPr="00CE3A92">
        <w:rPr>
          <w:rFonts w:eastAsiaTheme="minorEastAsia"/>
          <w:i/>
          <w:iCs/>
        </w:rPr>
        <w:t>Wahab</w:t>
      </w:r>
      <w:proofErr w:type="spellEnd"/>
      <w:r w:rsidRPr="00CE3A92">
        <w:rPr>
          <w:rFonts w:eastAsiaTheme="minorEastAsia"/>
          <w:i/>
          <w:iCs/>
        </w:rPr>
        <w:t xml:space="preserve">, M.H., Mustapha, A., Othman, N.A. and </w:t>
      </w:r>
      <w:proofErr w:type="spellStart"/>
      <w:r w:rsidRPr="00CE3A92">
        <w:rPr>
          <w:rFonts w:eastAsiaTheme="minorEastAsia"/>
          <w:i/>
          <w:iCs/>
        </w:rPr>
        <w:t>Saringat</w:t>
      </w:r>
      <w:proofErr w:type="spellEnd"/>
      <w:r w:rsidRPr="00CE3A92">
        <w:rPr>
          <w:rFonts w:eastAsiaTheme="minorEastAsia"/>
          <w:i/>
          <w:iCs/>
        </w:rPr>
        <w:t xml:space="preserve">, M.Z. (2018). Arduino-Based Wireless Motion Detecting System. [online] IEEE </w:t>
      </w:r>
      <w:proofErr w:type="spellStart"/>
      <w:r w:rsidRPr="00CE3A92">
        <w:rPr>
          <w:rFonts w:eastAsiaTheme="minorEastAsia"/>
          <w:i/>
          <w:iCs/>
        </w:rPr>
        <w:t>Xplore</w:t>
      </w:r>
      <w:proofErr w:type="spellEnd"/>
      <w:r w:rsidRPr="00CE3A92">
        <w:rPr>
          <w:rFonts w:eastAsiaTheme="minorEastAsia"/>
          <w:i/>
          <w:iCs/>
        </w:rPr>
        <w:t xml:space="preserve">. </w:t>
      </w:r>
      <w:proofErr w:type="spellStart"/>
      <w:r w:rsidRPr="00CE3A92">
        <w:rPr>
          <w:rFonts w:eastAsiaTheme="minorEastAsia"/>
          <w:i/>
          <w:iCs/>
        </w:rPr>
        <w:t>doi:https</w:t>
      </w:r>
      <w:proofErr w:type="spellEnd"/>
      <w:r w:rsidRPr="00CE3A92">
        <w:rPr>
          <w:rFonts w:eastAsiaTheme="minorEastAsia"/>
          <w:i/>
          <w:iCs/>
        </w:rPr>
        <w:t>://doi.org/10.1109/ICOS.2018.8632703.</w:t>
      </w:r>
    </w:p>
    <w:p w:rsidRPr="00CE3A92" w:rsidR="00C724B9" w:rsidP="6AAB1FFA" w:rsidRDefault="58ABA338" w14:paraId="3D6F96C9" w14:textId="32B8F518">
      <w:pPr>
        <w:spacing w:before="240" w:after="240" w:line="276" w:lineRule="auto"/>
        <w:rPr>
          <w:rFonts w:eastAsiaTheme="minorEastAsia"/>
          <w:i/>
          <w:iCs/>
        </w:rPr>
      </w:pPr>
      <w:proofErr w:type="spellStart"/>
      <w:r w:rsidRPr="00CE3A92">
        <w:rPr>
          <w:rFonts w:eastAsiaTheme="minorEastAsia"/>
          <w:i/>
          <w:iCs/>
        </w:rPr>
        <w:t>Syazlina</w:t>
      </w:r>
      <w:proofErr w:type="spellEnd"/>
      <w:r w:rsidRPr="00CE3A92">
        <w:rPr>
          <w:rFonts w:eastAsiaTheme="minorEastAsia"/>
          <w:i/>
          <w:iCs/>
        </w:rPr>
        <w:t xml:space="preserve"> </w:t>
      </w:r>
      <w:proofErr w:type="spellStart"/>
      <w:r w:rsidRPr="00CE3A92">
        <w:rPr>
          <w:rFonts w:eastAsiaTheme="minorEastAsia"/>
          <w:i/>
          <w:iCs/>
        </w:rPr>
        <w:t>Mohd</w:t>
      </w:r>
      <w:proofErr w:type="spellEnd"/>
      <w:r w:rsidRPr="00CE3A92">
        <w:rPr>
          <w:rFonts w:eastAsiaTheme="minorEastAsia"/>
          <w:i/>
          <w:iCs/>
        </w:rPr>
        <w:t xml:space="preserve"> </w:t>
      </w:r>
      <w:proofErr w:type="spellStart"/>
      <w:r w:rsidRPr="00CE3A92">
        <w:rPr>
          <w:rFonts w:eastAsiaTheme="minorEastAsia"/>
          <w:i/>
          <w:iCs/>
        </w:rPr>
        <w:t>Soleh</w:t>
      </w:r>
      <w:proofErr w:type="spellEnd"/>
      <w:r w:rsidRPr="00CE3A92">
        <w:rPr>
          <w:rFonts w:eastAsiaTheme="minorEastAsia"/>
          <w:i/>
          <w:iCs/>
        </w:rPr>
        <w:t xml:space="preserve">, S.S., </w:t>
      </w:r>
      <w:proofErr w:type="spellStart"/>
      <w:r w:rsidRPr="00CE3A92">
        <w:rPr>
          <w:rFonts w:eastAsiaTheme="minorEastAsia"/>
          <w:i/>
          <w:iCs/>
        </w:rPr>
        <w:t>Som</w:t>
      </w:r>
      <w:proofErr w:type="spellEnd"/>
      <w:r w:rsidRPr="00CE3A92">
        <w:rPr>
          <w:rFonts w:eastAsiaTheme="minorEastAsia"/>
          <w:i/>
          <w:iCs/>
        </w:rPr>
        <w:t xml:space="preserve">, M.M., </w:t>
      </w:r>
      <w:proofErr w:type="spellStart"/>
      <w:r w:rsidRPr="00CE3A92">
        <w:rPr>
          <w:rFonts w:eastAsiaTheme="minorEastAsia"/>
          <w:i/>
          <w:iCs/>
        </w:rPr>
        <w:t>Abd</w:t>
      </w:r>
      <w:proofErr w:type="spellEnd"/>
      <w:r w:rsidRPr="00CE3A92">
        <w:rPr>
          <w:rFonts w:eastAsiaTheme="minorEastAsia"/>
          <w:i/>
          <w:iCs/>
        </w:rPr>
        <w:t xml:space="preserve"> </w:t>
      </w:r>
      <w:proofErr w:type="spellStart"/>
      <w:r w:rsidRPr="00CE3A92">
        <w:rPr>
          <w:rFonts w:eastAsiaTheme="minorEastAsia"/>
          <w:i/>
          <w:iCs/>
        </w:rPr>
        <w:t>Wahab</w:t>
      </w:r>
      <w:proofErr w:type="spellEnd"/>
      <w:r w:rsidRPr="00CE3A92">
        <w:rPr>
          <w:rFonts w:eastAsiaTheme="minorEastAsia"/>
          <w:i/>
          <w:iCs/>
        </w:rPr>
        <w:t xml:space="preserve">, M.H., Mustapha, A., Othman, N.A. and </w:t>
      </w:r>
      <w:proofErr w:type="spellStart"/>
      <w:r w:rsidRPr="00CE3A92">
        <w:rPr>
          <w:rFonts w:eastAsiaTheme="minorEastAsia"/>
          <w:i/>
          <w:iCs/>
        </w:rPr>
        <w:t>Saringat</w:t>
      </w:r>
      <w:proofErr w:type="spellEnd"/>
      <w:r w:rsidRPr="00CE3A92">
        <w:rPr>
          <w:rFonts w:eastAsiaTheme="minorEastAsia"/>
          <w:i/>
          <w:iCs/>
        </w:rPr>
        <w:t xml:space="preserve">, M.Z. (2018). Arduino-Based Wireless Motion Detecting System. [online] IEEE </w:t>
      </w:r>
      <w:proofErr w:type="spellStart"/>
      <w:r w:rsidRPr="00CE3A92">
        <w:rPr>
          <w:rFonts w:eastAsiaTheme="minorEastAsia"/>
          <w:i/>
          <w:iCs/>
        </w:rPr>
        <w:t>Xplore</w:t>
      </w:r>
      <w:proofErr w:type="spellEnd"/>
      <w:r w:rsidRPr="00CE3A92">
        <w:rPr>
          <w:rFonts w:eastAsiaTheme="minorEastAsia"/>
          <w:i/>
          <w:iCs/>
        </w:rPr>
        <w:t xml:space="preserve">. </w:t>
      </w:r>
      <w:proofErr w:type="spellStart"/>
      <w:r w:rsidRPr="00CE3A92">
        <w:rPr>
          <w:rFonts w:eastAsiaTheme="minorEastAsia"/>
          <w:i/>
          <w:iCs/>
        </w:rPr>
        <w:t>doi:https</w:t>
      </w:r>
      <w:proofErr w:type="spellEnd"/>
      <w:r w:rsidRPr="00CE3A92">
        <w:rPr>
          <w:rFonts w:eastAsiaTheme="minorEastAsia"/>
          <w:i/>
          <w:iCs/>
        </w:rPr>
        <w:t>://doi.org/10.1109/ICOS.2018.8632703</w:t>
      </w:r>
    </w:p>
    <w:p w:rsidRPr="00CE3A92" w:rsidR="00C724B9" w:rsidP="6AAB1FFA" w:rsidRDefault="58ABA338" w14:paraId="4FBFAA13" w14:textId="413233C8">
      <w:pPr>
        <w:spacing w:before="240" w:after="240" w:line="276" w:lineRule="auto"/>
        <w:rPr>
          <w:rFonts w:eastAsiaTheme="minorEastAsia"/>
          <w:i/>
          <w:iCs/>
        </w:rPr>
      </w:pPr>
      <w:r w:rsidRPr="00CE3A92">
        <w:rPr>
          <w:rFonts w:eastAsiaTheme="minorEastAsia"/>
          <w:i/>
          <w:iCs/>
        </w:rPr>
        <w:t xml:space="preserve">Sang, K. (2016). LED </w:t>
      </w:r>
      <w:proofErr w:type="spellStart"/>
      <w:r w:rsidRPr="00CE3A92">
        <w:rPr>
          <w:rFonts w:eastAsiaTheme="minorEastAsia"/>
          <w:i/>
          <w:iCs/>
        </w:rPr>
        <w:t>color</w:t>
      </w:r>
      <w:proofErr w:type="spellEnd"/>
      <w:r w:rsidRPr="00CE3A92">
        <w:rPr>
          <w:rFonts w:eastAsiaTheme="minorEastAsia"/>
          <w:i/>
          <w:iCs/>
        </w:rPr>
        <w:t xml:space="preserve"> control using Arduino and Human motion sensors. Journal of Satellite, Information and Communications, [online] 9(2), pp.69–73. Available at: https://koreascience.kr/article/JAKO201467958869123.page [Accessed 6 Mar. 2025].</w:t>
      </w:r>
    </w:p>
    <w:p w:rsidRPr="00CE3A92" w:rsidR="00C724B9" w:rsidP="6AAB1FFA" w:rsidRDefault="58ABA338" w14:paraId="34368DAD" w14:textId="0E3825A4">
      <w:pPr>
        <w:spacing w:before="240" w:after="240" w:line="276" w:lineRule="auto"/>
        <w:rPr>
          <w:rFonts w:eastAsiaTheme="minorEastAsia"/>
          <w:i/>
          <w:iCs/>
        </w:rPr>
      </w:pPr>
      <w:proofErr w:type="spellStart"/>
      <w:r w:rsidRPr="00CE3A92">
        <w:rPr>
          <w:rFonts w:eastAsiaTheme="minorEastAsia"/>
          <w:i/>
          <w:iCs/>
        </w:rPr>
        <w:t>Torsten</w:t>
      </w:r>
      <w:proofErr w:type="spellEnd"/>
      <w:r w:rsidRPr="00CE3A92">
        <w:rPr>
          <w:rFonts w:eastAsiaTheme="minorEastAsia"/>
          <w:i/>
          <w:iCs/>
        </w:rPr>
        <w:t xml:space="preserve"> </w:t>
      </w:r>
      <w:proofErr w:type="spellStart"/>
      <w:r w:rsidRPr="00CE3A92">
        <w:rPr>
          <w:rFonts w:eastAsiaTheme="minorEastAsia"/>
          <w:i/>
          <w:iCs/>
        </w:rPr>
        <w:t>Kröger</w:t>
      </w:r>
      <w:proofErr w:type="spellEnd"/>
      <w:r w:rsidRPr="00CE3A92">
        <w:rPr>
          <w:rFonts w:eastAsiaTheme="minorEastAsia"/>
          <w:i/>
          <w:iCs/>
        </w:rPr>
        <w:t xml:space="preserve"> (2011). Opening the door to new sensor-based robot applications—The </w:t>
      </w:r>
      <w:proofErr w:type="spellStart"/>
      <w:r w:rsidRPr="00CE3A92">
        <w:rPr>
          <w:rFonts w:eastAsiaTheme="minorEastAsia"/>
          <w:i/>
          <w:iCs/>
        </w:rPr>
        <w:t>Reflexxes</w:t>
      </w:r>
      <w:proofErr w:type="spellEnd"/>
      <w:r w:rsidRPr="00CE3A92">
        <w:rPr>
          <w:rFonts w:eastAsiaTheme="minorEastAsia"/>
          <w:i/>
          <w:iCs/>
        </w:rPr>
        <w:t xml:space="preserve"> Motion Libraries. International Conference on Robotics and Automation. </w:t>
      </w:r>
      <w:proofErr w:type="spellStart"/>
      <w:r w:rsidRPr="00CE3A92">
        <w:rPr>
          <w:rFonts w:eastAsiaTheme="minorEastAsia"/>
          <w:i/>
          <w:iCs/>
        </w:rPr>
        <w:t>doi:https</w:t>
      </w:r>
      <w:proofErr w:type="spellEnd"/>
      <w:r w:rsidRPr="00CE3A92">
        <w:rPr>
          <w:rFonts w:eastAsiaTheme="minorEastAsia"/>
          <w:i/>
          <w:iCs/>
        </w:rPr>
        <w:t>://doi.org/10.1109/icra.2011.5980578</w:t>
      </w:r>
    </w:p>
    <w:p w:rsidRPr="00CE3A92" w:rsidR="00C724B9" w:rsidP="6AAB1FFA" w:rsidRDefault="58ABA338" w14:paraId="43E27B60" w14:textId="26320998">
      <w:pPr>
        <w:spacing w:after="0" w:line="276" w:lineRule="auto"/>
        <w:rPr>
          <w:rFonts w:eastAsiaTheme="minorEastAsia"/>
          <w:i/>
          <w:iCs/>
        </w:rPr>
      </w:pPr>
      <w:proofErr w:type="spellStart"/>
      <w:r w:rsidRPr="00CE3A92">
        <w:rPr>
          <w:rFonts w:eastAsiaTheme="minorEastAsia"/>
          <w:i/>
          <w:iCs/>
        </w:rPr>
        <w:t>Magno</w:t>
      </w:r>
      <w:proofErr w:type="spellEnd"/>
      <w:r w:rsidRPr="00CE3A92">
        <w:rPr>
          <w:rFonts w:eastAsiaTheme="minorEastAsia"/>
          <w:i/>
          <w:iCs/>
        </w:rPr>
        <w:t xml:space="preserve">, M., </w:t>
      </w:r>
      <w:proofErr w:type="spellStart"/>
      <w:r w:rsidRPr="00CE3A92">
        <w:rPr>
          <w:rFonts w:eastAsiaTheme="minorEastAsia"/>
          <w:i/>
          <w:iCs/>
        </w:rPr>
        <w:t>Polonelli</w:t>
      </w:r>
      <w:proofErr w:type="spellEnd"/>
      <w:r w:rsidRPr="00CE3A92">
        <w:rPr>
          <w:rFonts w:eastAsiaTheme="minorEastAsia"/>
          <w:i/>
          <w:iCs/>
        </w:rPr>
        <w:t xml:space="preserve">, T., </w:t>
      </w:r>
      <w:proofErr w:type="spellStart"/>
      <w:r w:rsidRPr="00CE3A92">
        <w:rPr>
          <w:rFonts w:eastAsiaTheme="minorEastAsia"/>
          <w:i/>
          <w:iCs/>
        </w:rPr>
        <w:t>Benini</w:t>
      </w:r>
      <w:proofErr w:type="spellEnd"/>
      <w:r w:rsidRPr="00CE3A92">
        <w:rPr>
          <w:rFonts w:eastAsiaTheme="minorEastAsia"/>
          <w:i/>
          <w:iCs/>
        </w:rPr>
        <w:t xml:space="preserve">, L. and </w:t>
      </w:r>
      <w:proofErr w:type="spellStart"/>
      <w:r w:rsidRPr="00CE3A92">
        <w:rPr>
          <w:rFonts w:eastAsiaTheme="minorEastAsia"/>
          <w:i/>
          <w:iCs/>
        </w:rPr>
        <w:t>Popovici</w:t>
      </w:r>
      <w:proofErr w:type="spellEnd"/>
      <w:r w:rsidRPr="00CE3A92">
        <w:rPr>
          <w:rFonts w:eastAsiaTheme="minorEastAsia"/>
          <w:i/>
          <w:iCs/>
        </w:rPr>
        <w:t xml:space="preserve">, E. (2015). A Low Cost, Highly Scalable Wireless Sensor Network Solution to Achieve Smart LED Light Control for Green Buildings. IEEE Sensors Journal, 15(5), pp.2963–2973. </w:t>
      </w:r>
      <w:proofErr w:type="spellStart"/>
      <w:r w:rsidRPr="00CE3A92">
        <w:rPr>
          <w:rFonts w:eastAsiaTheme="minorEastAsia"/>
          <w:i/>
          <w:iCs/>
        </w:rPr>
        <w:t>doi:https</w:t>
      </w:r>
      <w:proofErr w:type="spellEnd"/>
      <w:r w:rsidRPr="00CE3A92">
        <w:rPr>
          <w:rFonts w:eastAsiaTheme="minorEastAsia"/>
          <w:i/>
          <w:iCs/>
        </w:rPr>
        <w:t>://doi.org/10.1109/jsen.2014.2383996.</w:t>
      </w:r>
    </w:p>
    <w:p w:rsidRPr="00CE3A92" w:rsidR="6AAB1FFA" w:rsidP="6AAB1FFA" w:rsidRDefault="6AAB1FFA" w14:paraId="7A594F0B" w14:textId="610CE975">
      <w:pPr>
        <w:spacing w:after="0" w:line="276" w:lineRule="auto"/>
        <w:rPr>
          <w:rFonts w:eastAsia="Calibri" w:cs="Calibri"/>
          <w:color w:val="2C3E50"/>
        </w:rPr>
      </w:pPr>
    </w:p>
    <w:p w:rsidRPr="00CE3A92" w:rsidR="6AAB1FFA" w:rsidP="28981119" w:rsidRDefault="6AAB1FFA" w14:paraId="48B41427" w14:textId="3610E30C">
      <w:pPr>
        <w:spacing w:after="0" w:line="276" w:lineRule="auto"/>
        <w:rPr>
          <w:rFonts w:eastAsia="Calibri" w:cs="Calibri"/>
          <w:color w:val="2C3E50"/>
        </w:rPr>
      </w:pPr>
    </w:p>
    <w:p w:rsidRPr="00CE3A92" w:rsidR="28981119" w:rsidP="28981119" w:rsidRDefault="28981119" w14:paraId="6396B730" w14:textId="74A07F87">
      <w:pPr>
        <w:spacing w:after="0" w:line="276" w:lineRule="auto"/>
        <w:rPr>
          <w:rFonts w:eastAsia="Calibri" w:cs="Calibri"/>
          <w:color w:val="2C3E50"/>
        </w:rPr>
      </w:pPr>
    </w:p>
    <w:p w:rsidRPr="00CE3A92" w:rsidR="00D416FA" w:rsidP="28981119" w:rsidRDefault="00D416FA" w14:paraId="6AABE03B" w14:textId="77777777">
      <w:pPr>
        <w:spacing w:after="0" w:line="276" w:lineRule="auto"/>
        <w:rPr>
          <w:rFonts w:eastAsia="Calibri" w:cs="Calibri"/>
          <w:color w:val="2C3E50"/>
        </w:rPr>
      </w:pPr>
    </w:p>
    <w:p w:rsidRPr="00CE3A92" w:rsidR="6AAB1FFA" w:rsidP="6AAB1FFA" w:rsidRDefault="6AAB1FFA" w14:paraId="7866A741" w14:textId="776F1A44">
      <w:pPr>
        <w:spacing w:after="0" w:line="276" w:lineRule="auto"/>
        <w:rPr>
          <w:rFonts w:eastAsia="Calibri" w:cs="Calibri"/>
          <w:color w:val="2C3E50"/>
        </w:rPr>
      </w:pPr>
    </w:p>
    <w:p w:rsidRPr="00CE3A92" w:rsidR="6AAB1FFA" w:rsidP="00532C92" w:rsidRDefault="004537BD" w14:paraId="4A80468D" w14:textId="44DAC090">
      <w:pPr>
        <w:rPr>
          <w:b/>
          <w:bCs/>
          <w:sz w:val="28"/>
          <w:szCs w:val="28"/>
        </w:rPr>
      </w:pPr>
      <w:r w:rsidRPr="00CE3A92">
        <w:rPr>
          <w:b/>
          <w:bCs/>
          <w:sz w:val="28"/>
          <w:szCs w:val="28"/>
        </w:rPr>
        <w:t>Outlined of the Problem</w:t>
      </w:r>
      <w:r w:rsidRPr="00CE3A92" w:rsidR="44CB208F">
        <w:rPr>
          <w:b/>
          <w:bCs/>
          <w:sz w:val="28"/>
          <w:szCs w:val="28"/>
        </w:rPr>
        <w:t xml:space="preserve"> to be solved</w:t>
      </w:r>
      <w:r w:rsidRPr="00CE3A92">
        <w:rPr>
          <w:b/>
          <w:bCs/>
          <w:sz w:val="28"/>
          <w:szCs w:val="28"/>
        </w:rPr>
        <w:t>:</w:t>
      </w:r>
    </w:p>
    <w:p w:rsidRPr="00CE3A92" w:rsidR="00C724B9" w:rsidP="28981119" w:rsidRDefault="2D4E0A53" w14:paraId="386DF416" w14:textId="55DFB708">
      <w:pPr>
        <w:spacing w:after="0" w:line="276" w:lineRule="auto"/>
        <w:rPr>
          <w:rFonts w:eastAsiaTheme="minorEastAsia"/>
          <w:sz w:val="26"/>
          <w:szCs w:val="26"/>
        </w:rPr>
      </w:pPr>
      <w:r w:rsidRPr="00CE3A92">
        <w:rPr>
          <w:rFonts w:eastAsiaTheme="minorEastAsia"/>
          <w:sz w:val="26"/>
          <w:szCs w:val="26"/>
        </w:rPr>
        <w:t xml:space="preserve">In this project </w:t>
      </w:r>
      <w:r w:rsidRPr="00CE3A92" w:rsidR="19A53CB6">
        <w:rPr>
          <w:rFonts w:eastAsiaTheme="minorEastAsia"/>
          <w:sz w:val="26"/>
          <w:szCs w:val="26"/>
        </w:rPr>
        <w:t xml:space="preserve">we </w:t>
      </w:r>
      <w:r w:rsidRPr="00CE3A92" w:rsidR="45D1B8FB">
        <w:rPr>
          <w:rFonts w:eastAsiaTheme="minorEastAsia"/>
          <w:sz w:val="26"/>
          <w:szCs w:val="26"/>
        </w:rPr>
        <w:t xml:space="preserve">are designing a </w:t>
      </w:r>
      <w:r w:rsidRPr="00CE3A92" w:rsidR="65411EAA">
        <w:rPr>
          <w:rFonts w:eastAsiaTheme="minorEastAsia"/>
          <w:sz w:val="26"/>
          <w:szCs w:val="26"/>
        </w:rPr>
        <w:t>Sound</w:t>
      </w:r>
      <w:r w:rsidRPr="00CE3A92" w:rsidR="45D1B8FB">
        <w:rPr>
          <w:rFonts w:eastAsiaTheme="minorEastAsia"/>
          <w:sz w:val="26"/>
          <w:szCs w:val="26"/>
        </w:rPr>
        <w:t xml:space="preserve"> Sensor Alarm System this outlines the problem of burglary, theft </w:t>
      </w:r>
      <w:r w:rsidRPr="00CE3A92" w:rsidR="620DF79C">
        <w:rPr>
          <w:rFonts w:eastAsiaTheme="minorEastAsia"/>
          <w:sz w:val="26"/>
          <w:szCs w:val="26"/>
        </w:rPr>
        <w:t xml:space="preserve">etc. With this it can </w:t>
      </w:r>
      <w:r w:rsidRPr="00CE3A92" w:rsidR="7DA1F108">
        <w:rPr>
          <w:rFonts w:eastAsiaTheme="minorEastAsia"/>
          <w:sz w:val="26"/>
          <w:szCs w:val="26"/>
        </w:rPr>
        <w:t>detect high</w:t>
      </w:r>
      <w:r w:rsidRPr="00CE3A92" w:rsidR="589ED7F2">
        <w:rPr>
          <w:rFonts w:eastAsiaTheme="minorEastAsia"/>
          <w:sz w:val="26"/>
          <w:szCs w:val="26"/>
        </w:rPr>
        <w:t xml:space="preserve"> frequency sounds</w:t>
      </w:r>
      <w:r w:rsidRPr="00CE3A92" w:rsidR="11D0F2E1">
        <w:rPr>
          <w:rFonts w:eastAsiaTheme="minorEastAsia"/>
          <w:sz w:val="26"/>
          <w:szCs w:val="26"/>
        </w:rPr>
        <w:t xml:space="preserve"> (such as glasses breaking </w:t>
      </w:r>
      <w:proofErr w:type="spellStart"/>
      <w:r w:rsidRPr="00CE3A92" w:rsidR="11D0F2E1">
        <w:rPr>
          <w:rFonts w:eastAsiaTheme="minorEastAsia"/>
          <w:sz w:val="26"/>
          <w:szCs w:val="26"/>
        </w:rPr>
        <w:t>etc</w:t>
      </w:r>
      <w:proofErr w:type="spellEnd"/>
      <w:r w:rsidRPr="00CE3A92" w:rsidR="11D0F2E1">
        <w:rPr>
          <w:rFonts w:eastAsiaTheme="minorEastAsia"/>
          <w:sz w:val="26"/>
          <w:szCs w:val="26"/>
        </w:rPr>
        <w:t>)</w:t>
      </w:r>
      <w:r w:rsidRPr="00CE3A92" w:rsidR="589ED7F2">
        <w:rPr>
          <w:rFonts w:eastAsiaTheme="minorEastAsia"/>
          <w:sz w:val="26"/>
          <w:szCs w:val="26"/>
        </w:rPr>
        <w:t xml:space="preserve"> </w:t>
      </w:r>
      <w:r w:rsidRPr="00CE3A92" w:rsidR="620DF79C">
        <w:rPr>
          <w:rFonts w:eastAsiaTheme="minorEastAsia"/>
          <w:sz w:val="26"/>
          <w:szCs w:val="26"/>
        </w:rPr>
        <w:t>of an intruder</w:t>
      </w:r>
      <w:r w:rsidRPr="00CE3A92" w:rsidR="704D5558">
        <w:rPr>
          <w:rFonts w:eastAsiaTheme="minorEastAsia"/>
          <w:sz w:val="26"/>
          <w:szCs w:val="26"/>
        </w:rPr>
        <w:t xml:space="preserve"> </w:t>
      </w:r>
      <w:r w:rsidRPr="00CE3A92" w:rsidR="6D10B2B6">
        <w:rPr>
          <w:rFonts w:eastAsiaTheme="minorEastAsia"/>
          <w:sz w:val="26"/>
          <w:szCs w:val="26"/>
        </w:rPr>
        <w:t xml:space="preserve">by </w:t>
      </w:r>
      <w:r w:rsidRPr="00CE3A92" w:rsidR="704D5558">
        <w:rPr>
          <w:rFonts w:eastAsiaTheme="minorEastAsia"/>
          <w:sz w:val="26"/>
          <w:szCs w:val="26"/>
        </w:rPr>
        <w:t xml:space="preserve">using a </w:t>
      </w:r>
      <w:r w:rsidRPr="00CE3A92" w:rsidR="355E4738">
        <w:rPr>
          <w:rFonts w:eastAsiaTheme="minorEastAsia"/>
          <w:sz w:val="26"/>
          <w:szCs w:val="26"/>
        </w:rPr>
        <w:t>sound</w:t>
      </w:r>
      <w:r w:rsidRPr="00CE3A92" w:rsidR="704D5558">
        <w:rPr>
          <w:rFonts w:eastAsia="Aptos" w:cs="Aptos"/>
          <w:sz w:val="26"/>
          <w:szCs w:val="26"/>
        </w:rPr>
        <w:t xml:space="preserve"> sensor which</w:t>
      </w:r>
      <w:r w:rsidRPr="00CE3A92" w:rsidR="620DF79C">
        <w:rPr>
          <w:rFonts w:eastAsiaTheme="minorEastAsia"/>
          <w:sz w:val="26"/>
          <w:szCs w:val="26"/>
        </w:rPr>
        <w:t xml:space="preserve"> set</w:t>
      </w:r>
      <w:r w:rsidRPr="00CE3A92" w:rsidR="06315EF2">
        <w:rPr>
          <w:rFonts w:eastAsiaTheme="minorEastAsia"/>
          <w:sz w:val="26"/>
          <w:szCs w:val="26"/>
        </w:rPr>
        <w:t>s</w:t>
      </w:r>
      <w:r w:rsidRPr="00CE3A92" w:rsidR="620DF79C">
        <w:rPr>
          <w:rFonts w:eastAsiaTheme="minorEastAsia"/>
          <w:sz w:val="26"/>
          <w:szCs w:val="26"/>
        </w:rPr>
        <w:t xml:space="preserve"> off</w:t>
      </w:r>
      <w:r w:rsidRPr="00CE3A92" w:rsidR="0A3F9213">
        <w:rPr>
          <w:rFonts w:eastAsiaTheme="minorEastAsia"/>
          <w:sz w:val="26"/>
          <w:szCs w:val="26"/>
        </w:rPr>
        <w:t xml:space="preserve"> the alarm (buzzer) </w:t>
      </w:r>
      <w:r w:rsidRPr="00CE3A92" w:rsidR="658618A4">
        <w:rPr>
          <w:rFonts w:eastAsiaTheme="minorEastAsia"/>
          <w:sz w:val="26"/>
          <w:szCs w:val="26"/>
        </w:rPr>
        <w:t>notifying the individual of the intruder</w:t>
      </w:r>
      <w:r w:rsidRPr="00CE3A92" w:rsidR="3C9AD4D9">
        <w:rPr>
          <w:rFonts w:eastAsiaTheme="minorEastAsia"/>
          <w:sz w:val="26"/>
          <w:szCs w:val="26"/>
        </w:rPr>
        <w:t xml:space="preserve">. </w:t>
      </w:r>
      <w:r w:rsidRPr="00CE3A92" w:rsidR="3E5AB825">
        <w:rPr>
          <w:rFonts w:eastAsiaTheme="minorEastAsia"/>
          <w:sz w:val="26"/>
          <w:szCs w:val="26"/>
        </w:rPr>
        <w:t xml:space="preserve"> </w:t>
      </w:r>
      <w:r w:rsidRPr="00CE3A92" w:rsidR="123F2757">
        <w:rPr>
          <w:rFonts w:eastAsiaTheme="minorEastAsia"/>
          <w:sz w:val="26"/>
          <w:szCs w:val="26"/>
        </w:rPr>
        <w:t xml:space="preserve">This system can help secure </w:t>
      </w:r>
      <w:r w:rsidRPr="00CE3A92" w:rsidR="490B1932">
        <w:rPr>
          <w:rFonts w:eastAsiaTheme="minorEastAsia"/>
          <w:sz w:val="26"/>
          <w:szCs w:val="26"/>
        </w:rPr>
        <w:t xml:space="preserve">more </w:t>
      </w:r>
      <w:r w:rsidRPr="00CE3A92" w:rsidR="123F2757">
        <w:rPr>
          <w:rFonts w:eastAsiaTheme="minorEastAsia"/>
          <w:sz w:val="26"/>
          <w:szCs w:val="26"/>
        </w:rPr>
        <w:t xml:space="preserve">homes, businesses </w:t>
      </w:r>
      <w:r w:rsidRPr="00CE3A92" w:rsidR="79E8F431">
        <w:rPr>
          <w:rFonts w:eastAsiaTheme="minorEastAsia"/>
          <w:sz w:val="26"/>
          <w:szCs w:val="26"/>
        </w:rPr>
        <w:t>from theft.</w:t>
      </w:r>
    </w:p>
    <w:p w:rsidRPr="00CE3A92" w:rsidR="00C724B9" w:rsidP="6AAB1FFA" w:rsidRDefault="00C724B9" w14:paraId="5AB764D5" w14:textId="4AA42D68">
      <w:pPr>
        <w:spacing w:after="0" w:line="276" w:lineRule="auto"/>
        <w:rPr>
          <w:b/>
          <w:bCs/>
          <w:i/>
          <w:iCs/>
        </w:rPr>
      </w:pPr>
    </w:p>
    <w:p w:rsidRPr="00CE3A92" w:rsidR="00C724B9" w:rsidP="6AAB1FFA" w:rsidRDefault="00095346" w14:paraId="722E594F" w14:textId="4C1392FF">
      <w:pPr>
        <w:spacing w:after="0" w:line="276" w:lineRule="auto"/>
        <w:rPr>
          <w:i/>
          <w:iCs/>
        </w:rPr>
      </w:pPr>
      <w:r w:rsidRPr="00CE3A92">
        <w:rPr>
          <w:i/>
          <w:iCs/>
        </w:rPr>
        <w:t xml:space="preserve">de </w:t>
      </w:r>
      <w:proofErr w:type="spellStart"/>
      <w:r w:rsidRPr="00CE3A92">
        <w:rPr>
          <w:i/>
          <w:iCs/>
        </w:rPr>
        <w:t>Lauretis</w:t>
      </w:r>
      <w:proofErr w:type="spellEnd"/>
      <w:r w:rsidRPr="00CE3A92">
        <w:rPr>
          <w:i/>
          <w:iCs/>
        </w:rPr>
        <w:t xml:space="preserve">, L., Lombardi, T., </w:t>
      </w:r>
      <w:proofErr w:type="spellStart"/>
      <w:r w:rsidRPr="00CE3A92">
        <w:rPr>
          <w:i/>
          <w:iCs/>
        </w:rPr>
        <w:t>Costantini</w:t>
      </w:r>
      <w:proofErr w:type="spellEnd"/>
      <w:r w:rsidRPr="00CE3A92">
        <w:rPr>
          <w:i/>
          <w:iCs/>
        </w:rPr>
        <w:t xml:space="preserve">, S. and </w:t>
      </w:r>
      <w:proofErr w:type="spellStart"/>
      <w:r w:rsidRPr="00CE3A92">
        <w:rPr>
          <w:i/>
          <w:iCs/>
        </w:rPr>
        <w:t>Clementini</w:t>
      </w:r>
      <w:proofErr w:type="spellEnd"/>
      <w:r w:rsidRPr="00CE3A92">
        <w:rPr>
          <w:i/>
          <w:iCs/>
        </w:rPr>
        <w:t xml:space="preserve">, L. (2021). An Arduino-based Device to Detect Dangerous Audio Noises. Proceedings of the 6th International Conference on Internet of Things, Big Data and Security. [online] </w:t>
      </w:r>
      <w:proofErr w:type="spellStart"/>
      <w:r w:rsidRPr="00CE3A92">
        <w:rPr>
          <w:i/>
          <w:iCs/>
        </w:rPr>
        <w:t>doi:https</w:t>
      </w:r>
      <w:proofErr w:type="spellEnd"/>
      <w:r w:rsidRPr="00CE3A92">
        <w:rPr>
          <w:i/>
          <w:iCs/>
        </w:rPr>
        <w:t>://doi.org/10.5220/0010476403030308.</w:t>
      </w:r>
    </w:p>
    <w:p w:rsidRPr="00CE3A92" w:rsidR="00C724B9" w:rsidP="6AAB1FFA" w:rsidRDefault="00C724B9" w14:paraId="0881E9AB" w14:textId="04DB6F49">
      <w:pPr>
        <w:spacing w:after="0" w:line="276" w:lineRule="auto"/>
        <w:rPr>
          <w:i/>
          <w:iCs/>
        </w:rPr>
      </w:pPr>
    </w:p>
    <w:p w:rsidRPr="00CE3A92" w:rsidR="00C724B9" w:rsidP="6AAB1FFA" w:rsidRDefault="00095346" w14:paraId="15840745" w14:textId="02CFD9DA">
      <w:pPr>
        <w:spacing w:after="0" w:line="276" w:lineRule="auto"/>
        <w:rPr>
          <w:i/>
          <w:iCs/>
        </w:rPr>
      </w:pPr>
      <w:proofErr w:type="spellStart"/>
      <w:r w:rsidRPr="00CE3A92">
        <w:rPr>
          <w:i/>
          <w:iCs/>
        </w:rPr>
        <w:t>Thilagam</w:t>
      </w:r>
      <w:proofErr w:type="spellEnd"/>
      <w:r w:rsidRPr="00CE3A92">
        <w:rPr>
          <w:i/>
          <w:iCs/>
        </w:rPr>
        <w:t xml:space="preserve">. J </w:t>
      </w:r>
      <w:proofErr w:type="spellStart"/>
      <w:r w:rsidRPr="00CE3A92">
        <w:rPr>
          <w:i/>
          <w:iCs/>
        </w:rPr>
        <w:t>Salai</w:t>
      </w:r>
      <w:proofErr w:type="spellEnd"/>
      <w:r w:rsidRPr="00CE3A92">
        <w:rPr>
          <w:i/>
          <w:iCs/>
        </w:rPr>
        <w:t xml:space="preserve"> </w:t>
      </w:r>
      <w:proofErr w:type="spellStart"/>
      <w:r w:rsidRPr="00CE3A92">
        <w:rPr>
          <w:i/>
          <w:iCs/>
        </w:rPr>
        <w:t>Thillai</w:t>
      </w:r>
      <w:proofErr w:type="spellEnd"/>
      <w:r w:rsidRPr="00CE3A92">
        <w:rPr>
          <w:i/>
          <w:iCs/>
        </w:rPr>
        <w:t xml:space="preserve">, T. </w:t>
      </w:r>
      <w:proofErr w:type="spellStart"/>
      <w:r w:rsidRPr="00CE3A92">
        <w:rPr>
          <w:i/>
          <w:iCs/>
        </w:rPr>
        <w:t>Sarath</w:t>
      </w:r>
      <w:proofErr w:type="spellEnd"/>
      <w:r w:rsidRPr="00CE3A92">
        <w:rPr>
          <w:i/>
          <w:iCs/>
        </w:rPr>
        <w:t xml:space="preserve"> </w:t>
      </w:r>
      <w:proofErr w:type="spellStart"/>
      <w:r w:rsidRPr="00CE3A92">
        <w:rPr>
          <w:i/>
          <w:iCs/>
        </w:rPr>
        <w:t>Babu</w:t>
      </w:r>
      <w:proofErr w:type="spellEnd"/>
      <w:r w:rsidRPr="00CE3A92">
        <w:rPr>
          <w:i/>
          <w:iCs/>
        </w:rPr>
        <w:t xml:space="preserve"> and B. Siva Reddy (2019). Arduino based safeguarding system by using sound. </w:t>
      </w:r>
      <w:proofErr w:type="spellStart"/>
      <w:r w:rsidRPr="00CE3A92">
        <w:rPr>
          <w:i/>
          <w:iCs/>
        </w:rPr>
        <w:t>doi:https</w:t>
      </w:r>
      <w:proofErr w:type="spellEnd"/>
      <w:r w:rsidRPr="00CE3A92">
        <w:rPr>
          <w:i/>
          <w:iCs/>
        </w:rPr>
        <w:t>://doi.org/10.1109/iccmc.2019.8819674.</w:t>
      </w:r>
    </w:p>
    <w:p w:rsidRPr="00CE3A92" w:rsidR="00C724B9" w:rsidP="28981119" w:rsidRDefault="00C724B9" w14:paraId="7799A8AA" w14:textId="3EDC8EFF">
      <w:pPr>
        <w:spacing w:after="0" w:line="276" w:lineRule="auto"/>
        <w:rPr>
          <w:b/>
          <w:bCs/>
          <w:i/>
          <w:iCs/>
        </w:rPr>
      </w:pPr>
    </w:p>
    <w:p w:rsidRPr="00CE3A92" w:rsidR="28981119" w:rsidP="28981119" w:rsidRDefault="00532C92" w14:paraId="653AA041" w14:textId="171A2457">
      <w:pPr>
        <w:spacing w:after="0" w:line="276" w:lineRule="auto"/>
        <w:rPr>
          <w:i/>
          <w:iCs/>
        </w:rPr>
      </w:pPr>
      <w:proofErr w:type="spellStart"/>
      <w:r w:rsidRPr="00CE3A92">
        <w:rPr>
          <w:i/>
          <w:iCs/>
        </w:rPr>
        <w:t>Rajagukguk</w:t>
      </w:r>
      <w:proofErr w:type="spellEnd"/>
      <w:r w:rsidRPr="00CE3A92">
        <w:rPr>
          <w:i/>
          <w:iCs/>
        </w:rPr>
        <w:t xml:space="preserve">, J. and Sari, N.E. (2018). Detection System of Sound Noise Level (SNL) Based on Condenser Microphone Sensor. Journal of Physics: Conference Series, 970, p.012025. </w:t>
      </w:r>
      <w:proofErr w:type="spellStart"/>
      <w:r w:rsidRPr="00CE3A92">
        <w:rPr>
          <w:i/>
          <w:iCs/>
        </w:rPr>
        <w:t>doi:https</w:t>
      </w:r>
      <w:proofErr w:type="spellEnd"/>
      <w:r w:rsidRPr="00CE3A92">
        <w:rPr>
          <w:i/>
          <w:iCs/>
        </w:rPr>
        <w:t>://doi.org/10.1088/1742-6596/970/1/012025.</w:t>
      </w:r>
    </w:p>
    <w:p w:rsidRPr="00CE3A92" w:rsidR="28981119" w:rsidP="28981119" w:rsidRDefault="28981119" w14:paraId="688DFD9F" w14:textId="2C4DF7E8">
      <w:pPr>
        <w:spacing w:after="0" w:line="276" w:lineRule="auto"/>
        <w:rPr>
          <w:i/>
          <w:iCs/>
        </w:rPr>
      </w:pPr>
    </w:p>
    <w:p w:rsidRPr="00CE3A92" w:rsidR="28981119" w:rsidP="28981119" w:rsidRDefault="00532C92" w14:paraId="6E378D73" w14:textId="267763B7">
      <w:pPr>
        <w:spacing w:after="0" w:line="276" w:lineRule="auto"/>
        <w:rPr>
          <w:i/>
          <w:iCs/>
        </w:rPr>
      </w:pPr>
      <w:r w:rsidRPr="00CE3A92">
        <w:rPr>
          <w:i/>
          <w:iCs/>
        </w:rPr>
        <w:t xml:space="preserve">de </w:t>
      </w:r>
      <w:proofErr w:type="spellStart"/>
      <w:r w:rsidRPr="00CE3A92">
        <w:rPr>
          <w:i/>
          <w:iCs/>
        </w:rPr>
        <w:t>Lauretis</w:t>
      </w:r>
      <w:proofErr w:type="spellEnd"/>
      <w:r w:rsidRPr="00CE3A92">
        <w:rPr>
          <w:i/>
          <w:iCs/>
        </w:rPr>
        <w:t xml:space="preserve">, L., Lombardi, T., </w:t>
      </w:r>
      <w:proofErr w:type="spellStart"/>
      <w:r w:rsidRPr="00CE3A92">
        <w:rPr>
          <w:i/>
          <w:iCs/>
        </w:rPr>
        <w:t>Costantini</w:t>
      </w:r>
      <w:proofErr w:type="spellEnd"/>
      <w:r w:rsidRPr="00CE3A92">
        <w:rPr>
          <w:i/>
          <w:iCs/>
        </w:rPr>
        <w:t xml:space="preserve">, S. and </w:t>
      </w:r>
      <w:proofErr w:type="spellStart"/>
      <w:r w:rsidRPr="00CE3A92">
        <w:rPr>
          <w:i/>
          <w:iCs/>
        </w:rPr>
        <w:t>Clementini</w:t>
      </w:r>
      <w:proofErr w:type="spellEnd"/>
      <w:r w:rsidRPr="00CE3A92">
        <w:rPr>
          <w:i/>
          <w:iCs/>
        </w:rPr>
        <w:t xml:space="preserve">, L. (2021). An Arduino-based Device to Detect Dangerous Audio Noises. Proceedings of the 6th International Conference on Internet of Things, Big Data and Security. [online] </w:t>
      </w:r>
      <w:proofErr w:type="spellStart"/>
      <w:r w:rsidRPr="00CE3A92">
        <w:rPr>
          <w:i/>
          <w:iCs/>
        </w:rPr>
        <w:t>doi:https</w:t>
      </w:r>
      <w:proofErr w:type="spellEnd"/>
      <w:r w:rsidRPr="00CE3A92">
        <w:rPr>
          <w:i/>
          <w:iCs/>
        </w:rPr>
        <w:t>://doi.org/10.5220/0010476403030308</w:t>
      </w:r>
    </w:p>
    <w:p w:rsidRPr="00CE3A92" w:rsidR="00C724B9" w:rsidP="6AAB1FFA" w:rsidRDefault="00C724B9" w14:paraId="3F175B45" w14:textId="6DCA60D6">
      <w:pPr>
        <w:spacing w:after="0" w:line="276" w:lineRule="auto"/>
        <w:rPr>
          <w:b/>
          <w:bCs/>
        </w:rPr>
      </w:pPr>
    </w:p>
    <w:p w:rsidRPr="00CE3A92" w:rsidR="00095346" w:rsidP="6AAB1FFA" w:rsidRDefault="00095346" w14:paraId="068D5A31" w14:textId="77777777">
      <w:pPr>
        <w:spacing w:after="0" w:line="276" w:lineRule="auto"/>
        <w:rPr>
          <w:b/>
          <w:bCs/>
        </w:rPr>
      </w:pPr>
    </w:p>
    <w:p w:rsidRPr="00CE3A92" w:rsidR="00095346" w:rsidP="6AAB1FFA" w:rsidRDefault="00095346" w14:paraId="0FF0CFAB" w14:textId="77777777">
      <w:pPr>
        <w:spacing w:after="0" w:line="276" w:lineRule="auto"/>
        <w:rPr>
          <w:b/>
          <w:bCs/>
        </w:rPr>
      </w:pPr>
    </w:p>
    <w:p w:rsidRPr="00CE3A92" w:rsidR="00095346" w:rsidP="6AAB1FFA" w:rsidRDefault="00095346" w14:paraId="67DF9AE3" w14:textId="77777777">
      <w:pPr>
        <w:spacing w:after="0" w:line="276" w:lineRule="auto"/>
        <w:rPr>
          <w:b/>
          <w:bCs/>
        </w:rPr>
      </w:pPr>
    </w:p>
    <w:p w:rsidRPr="00CE3A92" w:rsidR="00095346" w:rsidP="6AAB1FFA" w:rsidRDefault="00095346" w14:paraId="7D8DE161" w14:textId="77777777">
      <w:pPr>
        <w:spacing w:after="0" w:line="276" w:lineRule="auto"/>
        <w:rPr>
          <w:b/>
          <w:bCs/>
        </w:rPr>
      </w:pPr>
    </w:p>
    <w:p w:rsidRPr="00CE3A92" w:rsidR="00095346" w:rsidP="6AAB1FFA" w:rsidRDefault="00095346" w14:paraId="3AA70970" w14:textId="77777777">
      <w:pPr>
        <w:spacing w:after="0" w:line="276" w:lineRule="auto"/>
        <w:rPr>
          <w:b/>
          <w:bCs/>
        </w:rPr>
      </w:pPr>
    </w:p>
    <w:p w:rsidRPr="00CE3A92" w:rsidR="00095346" w:rsidP="6AAB1FFA" w:rsidRDefault="00095346" w14:paraId="7273C3ED" w14:textId="77777777">
      <w:pPr>
        <w:spacing w:after="0" w:line="276" w:lineRule="auto"/>
        <w:rPr>
          <w:b/>
          <w:bCs/>
        </w:rPr>
      </w:pPr>
    </w:p>
    <w:p w:rsidRPr="00CE3A92" w:rsidR="00095346" w:rsidP="6AAB1FFA" w:rsidRDefault="00095346" w14:paraId="7D992868" w14:textId="77777777">
      <w:pPr>
        <w:spacing w:after="0" w:line="276" w:lineRule="auto"/>
        <w:rPr>
          <w:b/>
          <w:bCs/>
        </w:rPr>
      </w:pPr>
    </w:p>
    <w:p w:rsidRPr="00CE3A92" w:rsidR="00095346" w:rsidP="6AAB1FFA" w:rsidRDefault="00095346" w14:paraId="3A33419A" w14:textId="77777777">
      <w:pPr>
        <w:spacing w:after="0" w:line="276" w:lineRule="auto"/>
        <w:rPr>
          <w:b/>
          <w:bCs/>
        </w:rPr>
      </w:pPr>
    </w:p>
    <w:p w:rsidRPr="00CE3A92" w:rsidR="00095346" w:rsidP="6AAB1FFA" w:rsidRDefault="00095346" w14:paraId="20C31BB8" w14:textId="77777777">
      <w:pPr>
        <w:spacing w:after="0" w:line="276" w:lineRule="auto"/>
        <w:rPr>
          <w:b/>
          <w:bCs/>
        </w:rPr>
      </w:pPr>
    </w:p>
    <w:p w:rsidRPr="00CE3A92" w:rsidR="00532C92" w:rsidP="6AAB1FFA" w:rsidRDefault="00532C92" w14:paraId="46080AD1" w14:textId="77777777">
      <w:pPr>
        <w:spacing w:after="0" w:line="276" w:lineRule="auto"/>
        <w:rPr>
          <w:b/>
          <w:bCs/>
        </w:rPr>
      </w:pPr>
    </w:p>
    <w:p w:rsidRPr="00CE3A92" w:rsidR="00532C92" w:rsidP="6AAB1FFA" w:rsidRDefault="00532C92" w14:paraId="13AE4BFE" w14:textId="77777777">
      <w:pPr>
        <w:spacing w:after="0" w:line="276" w:lineRule="auto"/>
        <w:rPr>
          <w:b/>
          <w:bCs/>
        </w:rPr>
      </w:pPr>
    </w:p>
    <w:p w:rsidRPr="00CE3A92" w:rsidR="00532C92" w:rsidP="6AAB1FFA" w:rsidRDefault="00532C92" w14:paraId="1A939F22" w14:textId="77777777">
      <w:pPr>
        <w:spacing w:after="0" w:line="276" w:lineRule="auto"/>
        <w:rPr>
          <w:b/>
          <w:bCs/>
        </w:rPr>
      </w:pPr>
    </w:p>
    <w:p w:rsidRPr="00CE3A92" w:rsidR="00532C92" w:rsidP="6AAB1FFA" w:rsidRDefault="00532C92" w14:paraId="123813DC" w14:textId="77777777">
      <w:pPr>
        <w:spacing w:after="0" w:line="276" w:lineRule="auto"/>
        <w:rPr>
          <w:b/>
          <w:bCs/>
        </w:rPr>
      </w:pPr>
    </w:p>
    <w:p w:rsidRPr="00CE3A92" w:rsidR="00095346" w:rsidP="6AAB1FFA" w:rsidRDefault="00095346" w14:paraId="5FF531A7" w14:textId="77777777">
      <w:pPr>
        <w:spacing w:after="0" w:line="276" w:lineRule="auto"/>
        <w:rPr>
          <w:b/>
          <w:bCs/>
        </w:rPr>
      </w:pPr>
    </w:p>
    <w:p w:rsidRPr="00CE3A92" w:rsidR="00D416FA" w:rsidP="6AAB1FFA" w:rsidRDefault="00D416FA" w14:paraId="16CD7ADB" w14:textId="77777777">
      <w:pPr>
        <w:spacing w:after="0" w:line="276" w:lineRule="auto"/>
        <w:rPr>
          <w:b/>
          <w:bCs/>
        </w:rPr>
      </w:pPr>
    </w:p>
    <w:p w:rsidRPr="00CE3A92" w:rsidR="6AAB1FFA" w:rsidP="6AAB1FFA" w:rsidRDefault="6AAB1FFA" w14:paraId="042A1957" w14:textId="42EE9AE0">
      <w:pPr>
        <w:spacing w:after="0" w:line="276" w:lineRule="auto"/>
        <w:rPr>
          <w:b/>
          <w:bCs/>
        </w:rPr>
      </w:pPr>
    </w:p>
    <w:p w:rsidRPr="00CE3A92" w:rsidR="00C724B9" w:rsidP="00851AE4" w:rsidRDefault="00C724B9" w14:paraId="762275E6" w14:textId="4E3182AD">
      <w:pPr>
        <w:spacing w:after="0" w:line="276" w:lineRule="auto"/>
        <w:rPr>
          <w:b/>
          <w:bCs/>
          <w:sz w:val="28"/>
          <w:szCs w:val="28"/>
        </w:rPr>
      </w:pPr>
      <w:r w:rsidRPr="00CE3A92">
        <w:rPr>
          <w:b/>
          <w:bCs/>
          <w:sz w:val="28"/>
          <w:szCs w:val="28"/>
        </w:rPr>
        <w:t>Summary of Project:</w:t>
      </w:r>
    </w:p>
    <w:p w:rsidRPr="00CE3A92" w:rsidR="00C724B9" w:rsidP="28981119" w:rsidRDefault="00C724B9" w14:paraId="2C15139B" w14:textId="77777777">
      <w:pPr>
        <w:spacing w:after="0" w:line="276" w:lineRule="auto"/>
      </w:pPr>
    </w:p>
    <w:p w:rsidRPr="00CE3A92" w:rsidR="22ACA61D" w:rsidP="28981119" w:rsidRDefault="22ACA61D" w14:paraId="605C88CB" w14:textId="7CEFBD73">
      <w:pPr>
        <w:spacing w:after="0" w:line="276" w:lineRule="auto"/>
        <w:rPr>
          <w:b/>
          <w:bCs/>
          <w:sz w:val="27"/>
          <w:szCs w:val="27"/>
        </w:rPr>
      </w:pPr>
      <w:r w:rsidRPr="00CE3A92">
        <w:rPr>
          <w:b/>
          <w:bCs/>
          <w:sz w:val="27"/>
          <w:szCs w:val="27"/>
        </w:rPr>
        <w:t>Project Overview</w:t>
      </w:r>
    </w:p>
    <w:p w:rsidRPr="00CE3A92" w:rsidR="22ACA61D" w:rsidP="28981119" w:rsidRDefault="22ACA61D" w14:paraId="4E41E1F7" w14:textId="3013492E">
      <w:pPr>
        <w:spacing w:after="0" w:line="276" w:lineRule="auto"/>
        <w:rPr>
          <w:sz w:val="26"/>
          <w:szCs w:val="26"/>
        </w:rPr>
      </w:pPr>
      <w:r w:rsidRPr="00CE3A92">
        <w:rPr>
          <w:sz w:val="26"/>
          <w:szCs w:val="26"/>
        </w:rPr>
        <w:t>This project is an Internet of Things (</w:t>
      </w:r>
      <w:proofErr w:type="spellStart"/>
      <w:r w:rsidRPr="00CE3A92">
        <w:rPr>
          <w:sz w:val="26"/>
          <w:szCs w:val="26"/>
        </w:rPr>
        <w:t>IoT</w:t>
      </w:r>
      <w:proofErr w:type="spellEnd"/>
      <w:r w:rsidRPr="00CE3A92">
        <w:rPr>
          <w:sz w:val="26"/>
          <w:szCs w:val="26"/>
        </w:rPr>
        <w:t>) security alarm that utilizes Arduino technology and a sound sensor to detect noise or movement. When the sensor detects a sound above a certain threshold, it sends a signal to the Arduino board, which then triggers an alarm by emitting a loud noise. This system acts as a basic security protocol, helping to alert users of potential intrusions or disturbances.</w:t>
      </w:r>
    </w:p>
    <w:p w:rsidRPr="00CE3A92" w:rsidR="22ACA61D" w:rsidP="28981119" w:rsidRDefault="22ACA61D" w14:paraId="30EA8106" w14:textId="0AC50F2F">
      <w:pPr>
        <w:spacing w:after="0" w:line="276" w:lineRule="auto"/>
      </w:pPr>
      <w:r w:rsidRPr="00CE3A92">
        <w:t xml:space="preserve"> </w:t>
      </w:r>
    </w:p>
    <w:p w:rsidRPr="00CE3A92" w:rsidR="22ACA61D" w:rsidP="28981119" w:rsidRDefault="22ACA61D" w14:paraId="7AFEE71D" w14:textId="39F408E0">
      <w:pPr>
        <w:spacing w:after="0" w:line="276" w:lineRule="auto"/>
        <w:rPr>
          <w:b/>
          <w:bCs/>
          <w:sz w:val="27"/>
          <w:szCs w:val="27"/>
        </w:rPr>
      </w:pPr>
      <w:r w:rsidRPr="00CE3A92">
        <w:rPr>
          <w:b/>
          <w:bCs/>
          <w:sz w:val="27"/>
          <w:szCs w:val="27"/>
        </w:rPr>
        <w:t>How It Works</w:t>
      </w:r>
    </w:p>
    <w:p w:rsidRPr="00CE3A92" w:rsidR="22ACA61D" w:rsidP="28981119" w:rsidRDefault="22ACA61D" w14:paraId="17F41AC6" w14:textId="5B6C6E39">
      <w:pPr>
        <w:spacing w:after="0" w:line="276" w:lineRule="auto"/>
        <w:rPr>
          <w:sz w:val="26"/>
          <w:szCs w:val="26"/>
        </w:rPr>
      </w:pPr>
      <w:r w:rsidRPr="00CE3A92">
        <w:rPr>
          <w:sz w:val="26"/>
          <w:szCs w:val="26"/>
          <w:u w:val="single"/>
        </w:rPr>
        <w:t>Sound Detection:</w:t>
      </w:r>
      <w:r w:rsidRPr="00CE3A92">
        <w:rPr>
          <w:sz w:val="26"/>
          <w:szCs w:val="26"/>
        </w:rPr>
        <w:t xml:space="preserve"> A sound sensor continuously monitors the environment for any unexpected noise or movement.</w:t>
      </w:r>
    </w:p>
    <w:p w:rsidRPr="00CE3A92" w:rsidR="22ACA61D" w:rsidP="28981119" w:rsidRDefault="22ACA61D" w14:paraId="7B434C81" w14:textId="2B90D730">
      <w:pPr>
        <w:spacing w:after="0" w:line="276" w:lineRule="auto"/>
        <w:rPr>
          <w:sz w:val="26"/>
          <w:szCs w:val="26"/>
        </w:rPr>
      </w:pPr>
      <w:r w:rsidRPr="00CE3A92">
        <w:rPr>
          <w:sz w:val="26"/>
          <w:szCs w:val="26"/>
          <w:u w:val="single"/>
        </w:rPr>
        <w:t>Signal Processing:</w:t>
      </w:r>
      <w:r w:rsidRPr="00CE3A92">
        <w:rPr>
          <w:sz w:val="26"/>
          <w:szCs w:val="26"/>
        </w:rPr>
        <w:t xml:space="preserve"> When noise levels exceed a predefined threshold, the sensor sends a signal to the Arduino board.</w:t>
      </w:r>
    </w:p>
    <w:p w:rsidRPr="00CE3A92" w:rsidR="22ACA61D" w:rsidP="28981119" w:rsidRDefault="22ACA61D" w14:paraId="1941C4B6" w14:textId="4D03DA32">
      <w:pPr>
        <w:spacing w:after="0" w:line="276" w:lineRule="auto"/>
        <w:rPr>
          <w:sz w:val="26"/>
          <w:szCs w:val="26"/>
        </w:rPr>
      </w:pPr>
      <w:r w:rsidRPr="00CE3A92">
        <w:rPr>
          <w:sz w:val="26"/>
          <w:szCs w:val="26"/>
          <w:u w:val="single"/>
        </w:rPr>
        <w:t>Alarm Activation:</w:t>
      </w:r>
      <w:r w:rsidRPr="00CE3A92">
        <w:rPr>
          <w:sz w:val="26"/>
          <w:szCs w:val="26"/>
        </w:rPr>
        <w:t xml:space="preserve"> The Arduino processes the signal and triggers a connected buzzer or speaker to emit a loud alarm sound.</w:t>
      </w:r>
    </w:p>
    <w:p w:rsidRPr="00CE3A92" w:rsidR="22ACA61D" w:rsidP="28981119" w:rsidRDefault="22ACA61D" w14:paraId="173FA689" w14:textId="6AA46A9F">
      <w:pPr>
        <w:spacing w:after="0" w:line="276" w:lineRule="auto"/>
        <w:rPr>
          <w:sz w:val="26"/>
          <w:szCs w:val="26"/>
        </w:rPr>
      </w:pPr>
      <w:r w:rsidRPr="00CE3A92">
        <w:rPr>
          <w:sz w:val="26"/>
          <w:szCs w:val="26"/>
          <w:u w:val="single"/>
        </w:rPr>
        <w:t>Alert Mechanism:</w:t>
      </w:r>
      <w:r w:rsidRPr="00CE3A92">
        <w:rPr>
          <w:sz w:val="26"/>
          <w:szCs w:val="26"/>
        </w:rPr>
        <w:t xml:space="preserve"> The alarm serves as a deterrent and notifies users of possible security threats.</w:t>
      </w:r>
    </w:p>
    <w:p w:rsidRPr="00CE3A92" w:rsidR="22ACA61D" w:rsidP="28981119" w:rsidRDefault="22ACA61D" w14:paraId="1CE2FAE9" w14:textId="4667B1A2">
      <w:pPr>
        <w:spacing w:after="0" w:line="276" w:lineRule="auto"/>
      </w:pPr>
      <w:r w:rsidRPr="00CE3A92">
        <w:t xml:space="preserve"> </w:t>
      </w:r>
    </w:p>
    <w:p w:rsidRPr="00CE3A92" w:rsidR="22ACA61D" w:rsidP="28981119" w:rsidRDefault="22ACA61D" w14:paraId="28878392" w14:textId="7D90621A">
      <w:pPr>
        <w:spacing w:after="0" w:line="276" w:lineRule="auto"/>
        <w:rPr>
          <w:b/>
          <w:bCs/>
          <w:sz w:val="27"/>
          <w:szCs w:val="27"/>
        </w:rPr>
      </w:pPr>
      <w:r w:rsidRPr="00CE3A92">
        <w:rPr>
          <w:b/>
          <w:bCs/>
          <w:sz w:val="27"/>
          <w:szCs w:val="27"/>
        </w:rPr>
        <w:t>Components Used</w:t>
      </w:r>
    </w:p>
    <w:p w:rsidRPr="00CE3A92" w:rsidR="22ACA61D" w:rsidP="28981119" w:rsidRDefault="22ACA61D" w14:paraId="54EB7295" w14:textId="70D1D3CF">
      <w:pPr>
        <w:spacing w:after="0" w:line="276" w:lineRule="auto"/>
        <w:rPr>
          <w:sz w:val="26"/>
          <w:szCs w:val="26"/>
        </w:rPr>
      </w:pPr>
      <w:r w:rsidRPr="00CE3A92">
        <w:rPr>
          <w:sz w:val="26"/>
          <w:szCs w:val="26"/>
        </w:rPr>
        <w:t>Arduino Board (e.g., Arduino Uno) – Acts as the brain of the system</w:t>
      </w:r>
    </w:p>
    <w:p w:rsidRPr="00CE3A92" w:rsidR="22ACA61D" w:rsidP="28981119" w:rsidRDefault="22ACA61D" w14:paraId="193DA1A8" w14:textId="26900C2F">
      <w:pPr>
        <w:spacing w:after="0" w:line="276" w:lineRule="auto"/>
        <w:rPr>
          <w:sz w:val="26"/>
          <w:szCs w:val="26"/>
        </w:rPr>
      </w:pPr>
      <w:r w:rsidRPr="00CE3A92">
        <w:rPr>
          <w:sz w:val="26"/>
          <w:szCs w:val="26"/>
        </w:rPr>
        <w:t>Sound Sensor Module (e.g., KY-038 or LM393) – Detects sound changes</w:t>
      </w:r>
    </w:p>
    <w:p w:rsidRPr="00CE3A92" w:rsidR="22ACA61D" w:rsidP="28981119" w:rsidRDefault="22ACA61D" w14:paraId="3D635B0D" w14:textId="370E303A">
      <w:pPr>
        <w:spacing w:after="0" w:line="276" w:lineRule="auto"/>
        <w:rPr>
          <w:sz w:val="26"/>
          <w:szCs w:val="26"/>
        </w:rPr>
      </w:pPr>
      <w:r w:rsidRPr="00CE3A92">
        <w:rPr>
          <w:sz w:val="26"/>
          <w:szCs w:val="26"/>
        </w:rPr>
        <w:t>Buzzer or Speaker – Produces an alarm sound when triggered</w:t>
      </w:r>
    </w:p>
    <w:p w:rsidRPr="00CE3A92" w:rsidR="22ACA61D" w:rsidP="28981119" w:rsidRDefault="22ACA61D" w14:paraId="5A40A2C0" w14:textId="713C644C">
      <w:pPr>
        <w:spacing w:after="0" w:line="276" w:lineRule="auto"/>
        <w:rPr>
          <w:sz w:val="26"/>
          <w:szCs w:val="26"/>
        </w:rPr>
      </w:pPr>
      <w:r w:rsidRPr="00CE3A92">
        <w:rPr>
          <w:sz w:val="26"/>
          <w:szCs w:val="26"/>
        </w:rPr>
        <w:t>Power Source &amp; Connecting Wires – Supplies power and connects components</w:t>
      </w:r>
    </w:p>
    <w:p w:rsidRPr="00CE3A92" w:rsidR="22ACA61D" w:rsidP="28981119" w:rsidRDefault="22ACA61D" w14:paraId="55FE4149" w14:textId="3C02CF87">
      <w:pPr>
        <w:spacing w:after="0" w:line="276" w:lineRule="auto"/>
      </w:pPr>
      <w:r w:rsidRPr="00CE3A92">
        <w:t xml:space="preserve"> </w:t>
      </w:r>
    </w:p>
    <w:p w:rsidRPr="00CE3A92" w:rsidR="22ACA61D" w:rsidP="28981119" w:rsidRDefault="22ACA61D" w14:paraId="1D22CDF4" w14:textId="3F768F9F">
      <w:pPr>
        <w:spacing w:after="0" w:line="276" w:lineRule="auto"/>
        <w:rPr>
          <w:b/>
          <w:bCs/>
          <w:sz w:val="27"/>
          <w:szCs w:val="27"/>
        </w:rPr>
      </w:pPr>
      <w:r w:rsidRPr="00CE3A92">
        <w:rPr>
          <w:b/>
          <w:bCs/>
          <w:sz w:val="27"/>
          <w:szCs w:val="27"/>
        </w:rPr>
        <w:t>Applications</w:t>
      </w:r>
    </w:p>
    <w:p w:rsidRPr="00CE3A92" w:rsidR="22ACA61D" w:rsidP="28981119" w:rsidRDefault="22ACA61D" w14:paraId="1C0582A3" w14:textId="0FDCA4F1">
      <w:pPr>
        <w:spacing w:after="0" w:line="276" w:lineRule="auto"/>
        <w:rPr>
          <w:sz w:val="26"/>
          <w:szCs w:val="26"/>
        </w:rPr>
      </w:pPr>
      <w:r w:rsidRPr="00CE3A92">
        <w:rPr>
          <w:sz w:val="26"/>
          <w:szCs w:val="26"/>
          <w:u w:val="single"/>
        </w:rPr>
        <w:t>Home Security</w:t>
      </w:r>
      <w:r w:rsidRPr="00CE3A92">
        <w:rPr>
          <w:sz w:val="26"/>
          <w:szCs w:val="26"/>
        </w:rPr>
        <w:t>: Detects intruders and activates an alarm</w:t>
      </w:r>
    </w:p>
    <w:p w:rsidRPr="00CE3A92" w:rsidR="22ACA61D" w:rsidP="28981119" w:rsidRDefault="22ACA61D" w14:paraId="407BDC1C" w14:textId="3535EA10">
      <w:pPr>
        <w:spacing w:after="0" w:line="276" w:lineRule="auto"/>
        <w:rPr>
          <w:sz w:val="26"/>
          <w:szCs w:val="26"/>
        </w:rPr>
      </w:pPr>
      <w:r w:rsidRPr="00CE3A92">
        <w:rPr>
          <w:sz w:val="26"/>
          <w:szCs w:val="26"/>
          <w:u w:val="single"/>
        </w:rPr>
        <w:t>Office or Store Monitoring:</w:t>
      </w:r>
      <w:r w:rsidRPr="00CE3A92">
        <w:rPr>
          <w:sz w:val="26"/>
          <w:szCs w:val="26"/>
        </w:rPr>
        <w:t xml:space="preserve"> Alerts in case of unauthorized access</w:t>
      </w:r>
    </w:p>
    <w:p w:rsidRPr="00CE3A92" w:rsidR="22ACA61D" w:rsidP="28981119" w:rsidRDefault="22ACA61D" w14:paraId="0C781D90" w14:textId="28AFE0A0">
      <w:pPr>
        <w:spacing w:after="0" w:line="276" w:lineRule="auto"/>
        <w:rPr>
          <w:sz w:val="26"/>
          <w:szCs w:val="26"/>
        </w:rPr>
      </w:pPr>
      <w:r w:rsidRPr="00CE3A92">
        <w:rPr>
          <w:sz w:val="26"/>
          <w:szCs w:val="26"/>
          <w:u w:val="single"/>
        </w:rPr>
        <w:t>Noise Monitoring</w:t>
      </w:r>
      <w:r w:rsidRPr="00CE3A92">
        <w:rPr>
          <w:sz w:val="26"/>
          <w:szCs w:val="26"/>
        </w:rPr>
        <w:t>: Can be used in areas where sound levels need regulation</w:t>
      </w:r>
    </w:p>
    <w:p w:rsidRPr="00CE3A92" w:rsidR="22ACA61D" w:rsidP="28981119" w:rsidRDefault="22ACA61D" w14:paraId="6D146FE5" w14:textId="794B72FD">
      <w:pPr>
        <w:spacing w:after="0" w:line="276" w:lineRule="auto"/>
        <w:rPr>
          <w:b/>
          <w:bCs/>
        </w:rPr>
      </w:pPr>
      <w:r w:rsidRPr="00CE3A92">
        <w:rPr>
          <w:b/>
          <w:bCs/>
        </w:rPr>
        <w:t xml:space="preserve"> </w:t>
      </w:r>
    </w:p>
    <w:p w:rsidRPr="00CE3A92" w:rsidR="22ACA61D" w:rsidP="28981119" w:rsidRDefault="22ACA61D" w14:paraId="537429DC" w14:textId="73D6FC3F">
      <w:pPr>
        <w:spacing w:after="0" w:line="276" w:lineRule="auto"/>
        <w:rPr>
          <w:b/>
          <w:bCs/>
          <w:sz w:val="27"/>
          <w:szCs w:val="27"/>
        </w:rPr>
      </w:pPr>
      <w:r w:rsidRPr="00CE3A92">
        <w:rPr>
          <w:b/>
          <w:bCs/>
          <w:sz w:val="27"/>
          <w:szCs w:val="27"/>
        </w:rPr>
        <w:t>Future Enhancements</w:t>
      </w:r>
    </w:p>
    <w:p w:rsidRPr="00CE3A92" w:rsidR="22ACA61D" w:rsidP="28981119" w:rsidRDefault="22ACA61D" w14:paraId="0FB7941A" w14:textId="246C4F48">
      <w:pPr>
        <w:spacing w:after="0" w:line="276" w:lineRule="auto"/>
        <w:rPr>
          <w:sz w:val="26"/>
          <w:szCs w:val="26"/>
        </w:rPr>
      </w:pPr>
      <w:r w:rsidRPr="00CE3A92">
        <w:rPr>
          <w:sz w:val="26"/>
          <w:szCs w:val="26"/>
        </w:rPr>
        <w:t>Adding Wi-Fi or Bluetooth connectivity to send real-time alerts to a mobile app</w:t>
      </w:r>
    </w:p>
    <w:p w:rsidRPr="00CE3A92" w:rsidR="22ACA61D" w:rsidP="28981119" w:rsidRDefault="22ACA61D" w14:paraId="7D0EF8B7" w14:textId="40E6CC90">
      <w:pPr>
        <w:spacing w:after="0" w:line="276" w:lineRule="auto"/>
        <w:rPr>
          <w:sz w:val="26"/>
          <w:szCs w:val="26"/>
        </w:rPr>
      </w:pPr>
      <w:r w:rsidRPr="00CE3A92">
        <w:rPr>
          <w:sz w:val="26"/>
          <w:szCs w:val="26"/>
        </w:rPr>
        <w:t>Integrating motion sensors for added security</w:t>
      </w:r>
    </w:p>
    <w:p w:rsidRPr="00CE3A92" w:rsidR="22ACA61D" w:rsidP="28981119" w:rsidRDefault="22ACA61D" w14:paraId="040FFF83" w14:textId="51995DC7">
      <w:pPr>
        <w:spacing w:after="0" w:line="276" w:lineRule="auto"/>
        <w:rPr>
          <w:sz w:val="26"/>
          <w:szCs w:val="26"/>
        </w:rPr>
      </w:pPr>
      <w:r w:rsidRPr="00CE3A92">
        <w:rPr>
          <w:sz w:val="26"/>
          <w:szCs w:val="26"/>
        </w:rPr>
        <w:t>Implementing a remote-control feature to enable or disable the alarm</w:t>
      </w:r>
    </w:p>
    <w:p w:rsidRPr="00CE3A92" w:rsidR="28981119" w:rsidP="28981119" w:rsidRDefault="22ACA61D" w14:paraId="7767EF83" w14:textId="63EEEE56">
      <w:pPr>
        <w:spacing w:after="0" w:line="276" w:lineRule="auto"/>
      </w:pPr>
      <w:r w:rsidRPr="00CE3A92">
        <w:t xml:space="preserve">This project provides a simple yet effective way to enhance security using </w:t>
      </w:r>
      <w:proofErr w:type="spellStart"/>
      <w:r w:rsidRPr="00CE3A92">
        <w:t>IoT</w:t>
      </w:r>
      <w:proofErr w:type="spellEnd"/>
      <w:r w:rsidRPr="00CE3A92">
        <w:t xml:space="preserve"> and Arduino technology</w:t>
      </w:r>
    </w:p>
    <w:p w:rsidRPr="00CE3A92" w:rsidR="00CE3A92" w:rsidP="28981119" w:rsidRDefault="00CE3A92" w14:paraId="36C0DC7A" w14:textId="77777777">
      <w:pPr>
        <w:spacing w:after="0" w:line="276" w:lineRule="auto"/>
      </w:pPr>
    </w:p>
    <w:p w:rsidRPr="00CE3A92" w:rsidR="00CE3A92" w:rsidP="28981119" w:rsidRDefault="00CE3A92" w14:paraId="260CE7ED" w14:textId="77777777">
      <w:pPr>
        <w:spacing w:after="0" w:line="276" w:lineRule="auto"/>
      </w:pPr>
    </w:p>
    <w:p w:rsidRPr="00CE3A92" w:rsidR="07F3DD42" w:rsidP="6AAB1FFA" w:rsidRDefault="07F3DD42" w14:paraId="7EA4FA3F" w14:textId="773B5295">
      <w:pPr>
        <w:spacing w:after="0" w:line="240" w:lineRule="auto"/>
        <w:rPr>
          <w:b/>
          <w:bCs/>
          <w:sz w:val="28"/>
          <w:szCs w:val="28"/>
        </w:rPr>
      </w:pPr>
      <w:r w:rsidRPr="00CE3A92">
        <w:rPr>
          <w:b/>
          <w:bCs/>
          <w:sz w:val="28"/>
          <w:szCs w:val="28"/>
        </w:rPr>
        <w:t>List of Requirements:</w:t>
      </w:r>
    </w:p>
    <w:p w:rsidRPr="00CE3A92" w:rsidR="07F3DD42" w:rsidP="28981119" w:rsidRDefault="07F3DD42" w14:paraId="293BB55F" w14:textId="0A6F5EBF">
      <w:pPr>
        <w:spacing w:after="0" w:line="240" w:lineRule="auto"/>
        <w:rPr>
          <w:b/>
          <w:bCs/>
        </w:rPr>
      </w:pPr>
    </w:p>
    <w:p w:rsidRPr="00CE3A92" w:rsidR="00CE3A92" w:rsidP="00CE3A92" w:rsidRDefault="00CE3A92" w14:paraId="79AF34D0" w14:textId="77777777">
      <w:pPr>
        <w:spacing w:line="240" w:lineRule="auto"/>
        <w:rPr>
          <w:sz w:val="26"/>
          <w:szCs w:val="26"/>
        </w:rPr>
      </w:pPr>
      <w:r w:rsidRPr="00CE3A92">
        <w:rPr>
          <w:sz w:val="26"/>
          <w:szCs w:val="26"/>
        </w:rPr>
        <w:t>Outline a problem to be solved</w:t>
      </w:r>
    </w:p>
    <w:p w:rsidRPr="00CE3A92" w:rsidR="00CE3A92" w:rsidP="00CE3A92" w:rsidRDefault="00CE3A92" w14:paraId="5189FFF4" w14:textId="77777777">
      <w:pPr>
        <w:spacing w:line="240" w:lineRule="auto"/>
        <w:rPr>
          <w:sz w:val="26"/>
          <w:szCs w:val="26"/>
        </w:rPr>
      </w:pPr>
      <w:r w:rsidRPr="00CE3A92">
        <w:rPr>
          <w:sz w:val="26"/>
          <w:szCs w:val="26"/>
        </w:rPr>
        <w:t>Using sensors for the project</w:t>
      </w:r>
    </w:p>
    <w:p w:rsidRPr="00CE3A92" w:rsidR="00CE3A92" w:rsidP="00CE3A92" w:rsidRDefault="00CE3A92" w14:paraId="362D1F2A" w14:textId="77777777">
      <w:pPr>
        <w:spacing w:line="240" w:lineRule="auto"/>
        <w:rPr>
          <w:sz w:val="26"/>
          <w:szCs w:val="26"/>
        </w:rPr>
      </w:pPr>
      <w:r w:rsidRPr="00CE3A92">
        <w:rPr>
          <w:sz w:val="26"/>
          <w:szCs w:val="26"/>
        </w:rPr>
        <w:t>Research on Arduino code</w:t>
      </w:r>
    </w:p>
    <w:p w:rsidRPr="00CE3A92" w:rsidR="00CE3A92" w:rsidP="00CE3A92" w:rsidRDefault="00CE3A92" w14:paraId="7C115AD5" w14:textId="40D9A918">
      <w:pPr>
        <w:spacing w:line="240" w:lineRule="auto"/>
        <w:rPr>
          <w:sz w:val="26"/>
          <w:szCs w:val="26"/>
        </w:rPr>
      </w:pPr>
      <w:r>
        <w:rPr>
          <w:sz w:val="26"/>
          <w:szCs w:val="26"/>
        </w:rPr>
        <w:t>R</w:t>
      </w:r>
      <w:r w:rsidRPr="00CE3A92">
        <w:rPr>
          <w:sz w:val="26"/>
          <w:szCs w:val="26"/>
        </w:rPr>
        <w:t>esearch on pervious Arduino projects</w:t>
      </w:r>
    </w:p>
    <w:p w:rsidRPr="00CE3A92" w:rsidR="00CE3A92" w:rsidP="00CE3A92" w:rsidRDefault="00CE3A92" w14:paraId="40D68FA5" w14:textId="77777777">
      <w:pPr>
        <w:spacing w:line="240" w:lineRule="auto"/>
        <w:rPr>
          <w:sz w:val="26"/>
          <w:szCs w:val="26"/>
        </w:rPr>
      </w:pPr>
      <w:r w:rsidRPr="00CE3A92">
        <w:rPr>
          <w:sz w:val="26"/>
          <w:szCs w:val="26"/>
        </w:rPr>
        <w:t>Trello page to track our projects progress</w:t>
      </w:r>
    </w:p>
    <w:p w:rsidRPr="00CE3A92" w:rsidR="00CE3A92" w:rsidP="00CE3A92" w:rsidRDefault="00CE3A92" w14:paraId="025186EF" w14:textId="77777777">
      <w:pPr>
        <w:spacing w:line="240" w:lineRule="auto"/>
        <w:rPr>
          <w:sz w:val="26"/>
          <w:szCs w:val="26"/>
        </w:rPr>
      </w:pPr>
      <w:r w:rsidRPr="00CE3A92">
        <w:rPr>
          <w:sz w:val="26"/>
          <w:szCs w:val="26"/>
        </w:rPr>
        <w:t>A GitHub repository to submit our code for the project</w:t>
      </w:r>
    </w:p>
    <w:p w:rsidRPr="00CE3A92" w:rsidR="07F3DD42" w:rsidP="6AAB1FFA" w:rsidRDefault="07F3DD42" w14:paraId="3B90FD9A" w14:textId="7D154497"/>
    <w:p w:rsidRPr="00CE3A92" w:rsidR="0F9D479C" w:rsidP="28981119" w:rsidRDefault="28B6CE33" w14:paraId="143C359F" w14:textId="73F66124">
      <w:pPr>
        <w:rPr>
          <w:rFonts w:eastAsia="Aptos" w:cs="Aptos"/>
          <w:b/>
          <w:bCs/>
          <w:sz w:val="28"/>
          <w:szCs w:val="28"/>
        </w:rPr>
      </w:pPr>
      <w:r w:rsidRPr="00CE3A92">
        <w:rPr>
          <w:rFonts w:eastAsia="Aptos" w:cs="Aptos"/>
          <w:b/>
          <w:bCs/>
          <w:sz w:val="28"/>
          <w:szCs w:val="28"/>
        </w:rPr>
        <w:t>Initial</w:t>
      </w:r>
      <w:r w:rsidRPr="00CE3A92" w:rsidR="3D55CAE1">
        <w:rPr>
          <w:rFonts w:eastAsia="Aptos" w:cs="Aptos"/>
          <w:b/>
          <w:bCs/>
          <w:sz w:val="28"/>
          <w:szCs w:val="28"/>
        </w:rPr>
        <w:t xml:space="preserve"> </w:t>
      </w:r>
      <w:r w:rsidRPr="00CE3A92" w:rsidR="08F8A9D0">
        <w:rPr>
          <w:rFonts w:eastAsia="Aptos" w:cs="Aptos"/>
          <w:b/>
          <w:bCs/>
          <w:sz w:val="28"/>
          <w:szCs w:val="28"/>
        </w:rPr>
        <w:t>Design</w:t>
      </w:r>
    </w:p>
    <w:p w:rsidRPr="00CE3A92" w:rsidR="441E32FF" w:rsidP="28981119" w:rsidRDefault="441E32FF" w14:paraId="61043CBC" w14:textId="27141ED1">
      <w:pPr>
        <w:rPr>
          <w:rFonts w:eastAsia="Aptos" w:cs="Aptos"/>
          <w:b/>
          <w:bCs/>
          <w:sz w:val="27"/>
          <w:szCs w:val="27"/>
        </w:rPr>
      </w:pPr>
      <w:r w:rsidRPr="00CE3A92">
        <w:rPr>
          <w:rFonts w:eastAsia="Aptos" w:cs="Aptos"/>
          <w:b/>
          <w:bCs/>
          <w:sz w:val="27"/>
          <w:szCs w:val="27"/>
        </w:rPr>
        <w:t>Proposed Sketch of device</w:t>
      </w:r>
    </w:p>
    <w:p w:rsidRPr="00CE3A92" w:rsidR="441E32FF" w:rsidRDefault="441E32FF" w14:paraId="47580571" w14:textId="3F6D5317">
      <w:r w:rsidRPr="00CE3A92">
        <w:rPr>
          <w:noProof/>
        </w:rPr>
        <w:drawing>
          <wp:inline distT="0" distB="0" distL="0" distR="0" wp14:anchorId="6E09781B" wp14:editId="04971CB3">
            <wp:extent cx="3352536" cy="2024910"/>
            <wp:effectExtent l="0" t="0" r="0" b="0"/>
            <wp:docPr id="42629182" name="Picture 4262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52536" cy="2024910"/>
                    </a:xfrm>
                    <a:prstGeom prst="rect">
                      <a:avLst/>
                    </a:prstGeom>
                  </pic:spPr>
                </pic:pic>
              </a:graphicData>
            </a:graphic>
          </wp:inline>
        </w:drawing>
      </w:r>
    </w:p>
    <w:p w:rsidRPr="00CE3A92" w:rsidR="441E32FF" w:rsidP="28981119" w:rsidRDefault="441E32FF" w14:paraId="0E58F844" w14:textId="37CC44A3">
      <w:pPr>
        <w:rPr>
          <w:rFonts w:eastAsia="Aptos" w:cs="Aptos"/>
          <w:b/>
          <w:bCs/>
          <w:sz w:val="27"/>
          <w:szCs w:val="27"/>
        </w:rPr>
      </w:pPr>
      <w:r w:rsidRPr="00CE3A92">
        <w:rPr>
          <w:rFonts w:eastAsia="Aptos" w:cs="Aptos"/>
          <w:b/>
          <w:bCs/>
          <w:sz w:val="27"/>
          <w:szCs w:val="27"/>
        </w:rPr>
        <w:t>Proposed Code Design</w:t>
      </w:r>
    </w:p>
    <w:p w:rsidR="00CE3A92" w:rsidP="28981119" w:rsidRDefault="441E32FF" w14:paraId="77DF1D2E" w14:textId="77777777">
      <w:r w:rsidRPr="00CE3A92">
        <w:rPr>
          <w:noProof/>
        </w:rPr>
        <w:drawing>
          <wp:inline distT="0" distB="0" distL="0" distR="0" wp14:anchorId="3DB92BC0" wp14:editId="6FD319A3">
            <wp:extent cx="2329052" cy="3103684"/>
            <wp:effectExtent l="0" t="0" r="0" b="1905"/>
            <wp:docPr id="931947295" name="Picture 93194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5181" cy="3138503"/>
                    </a:xfrm>
                    <a:prstGeom prst="rect">
                      <a:avLst/>
                    </a:prstGeom>
                  </pic:spPr>
                </pic:pic>
              </a:graphicData>
            </a:graphic>
          </wp:inline>
        </w:drawing>
      </w:r>
    </w:p>
    <w:p w:rsidRPr="00CE3A92" w:rsidR="3EF4D4DF" w:rsidP="28981119" w:rsidRDefault="3EF4D4DF" w14:paraId="0350EEAB" w14:textId="212A8939">
      <w:r w:rsidRPr="00CE3A92">
        <w:rPr>
          <w:b/>
          <w:bCs/>
          <w:sz w:val="27"/>
          <w:szCs w:val="27"/>
        </w:rPr>
        <w:t>Prop</w:t>
      </w:r>
      <w:r w:rsidR="00CE3A92">
        <w:rPr>
          <w:b/>
          <w:bCs/>
          <w:sz w:val="27"/>
          <w:szCs w:val="27"/>
        </w:rPr>
        <w:t>o</w:t>
      </w:r>
      <w:r w:rsidRPr="00CE3A92">
        <w:rPr>
          <w:b/>
          <w:bCs/>
          <w:sz w:val="27"/>
          <w:szCs w:val="27"/>
        </w:rPr>
        <w:t>sed Hardware Setup</w:t>
      </w:r>
    </w:p>
    <w:p w:rsidRPr="00CE3A92" w:rsidR="3EF4D4DF" w:rsidP="28981119" w:rsidRDefault="3EF4D4DF" w14:paraId="01589FA4" w14:textId="782A49B9">
      <w:pPr>
        <w:rPr>
          <w:rFonts w:eastAsia="Aptos" w:cs="Aptos"/>
          <w:b/>
          <w:bCs/>
        </w:rPr>
      </w:pPr>
      <w:r w:rsidRPr="00CE3A92">
        <w:rPr>
          <w:noProof/>
        </w:rPr>
        <w:drawing>
          <wp:inline distT="0" distB="0" distL="0" distR="0" wp14:anchorId="0A75746C" wp14:editId="4812623D">
            <wp:extent cx="2932073" cy="2200275"/>
            <wp:effectExtent l="0" t="0" r="0" b="0"/>
            <wp:docPr id="1926692295" name="Picture 192669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2073" cy="2200275"/>
                    </a:xfrm>
                    <a:prstGeom prst="rect">
                      <a:avLst/>
                    </a:prstGeom>
                  </pic:spPr>
                </pic:pic>
              </a:graphicData>
            </a:graphic>
          </wp:inline>
        </w:drawing>
      </w:r>
    </w:p>
    <w:p w:rsidRPr="00CE3A92" w:rsidR="0F099B59" w:rsidP="28981119" w:rsidRDefault="0F099B59" w14:paraId="4C9B9A51" w14:textId="4B0F368D">
      <w:pPr>
        <w:rPr>
          <w:rFonts w:eastAsia="Calibri" w:cs="Calibri"/>
          <w:b/>
          <w:bCs/>
          <w:color w:val="000000" w:themeColor="text1"/>
          <w:sz w:val="27"/>
          <w:szCs w:val="27"/>
        </w:rPr>
      </w:pPr>
      <w:r w:rsidRPr="00CE3A92">
        <w:rPr>
          <w:rFonts w:eastAsia="Calibri" w:cs="Calibri"/>
          <w:b/>
          <w:bCs/>
          <w:color w:val="000000" w:themeColor="text1"/>
          <w:sz w:val="27"/>
          <w:szCs w:val="27"/>
        </w:rPr>
        <w:t>Description of data generated, datasets or APIs used</w:t>
      </w:r>
    </w:p>
    <w:p w:rsidRPr="00CE3A92" w:rsidR="72B684D5" w:rsidP="28981119" w:rsidRDefault="72B684D5" w14:paraId="1BB7D95F" w14:textId="03F10EF6">
      <w:pPr>
        <w:rPr>
          <w:rFonts w:eastAsia="Aptos" w:cs="Aptos"/>
          <w:sz w:val="26"/>
          <w:szCs w:val="26"/>
        </w:rPr>
      </w:pPr>
      <w:r w:rsidRPr="00CE3A92">
        <w:rPr>
          <w:rFonts w:eastAsia="Aptos" w:cs="Aptos"/>
          <w:sz w:val="26"/>
          <w:szCs w:val="26"/>
        </w:rPr>
        <w:t>We used Arduino to code our device, we gave it an input it processed it and gave us an output depending on the frequency of the input.</w:t>
      </w:r>
    </w:p>
    <w:p w:rsidRPr="00CE3A92" w:rsidR="72B684D5" w:rsidP="28981119" w:rsidRDefault="72B684D5" w14:paraId="6A535786" w14:textId="23815FC1">
      <w:pPr>
        <w:rPr>
          <w:rFonts w:eastAsia="Aptos" w:cs="Aptos"/>
          <w:b/>
          <w:bCs/>
          <w:sz w:val="27"/>
          <w:szCs w:val="27"/>
        </w:rPr>
      </w:pPr>
      <w:r w:rsidRPr="00CE3A92">
        <w:rPr>
          <w:rFonts w:eastAsia="Aptos" w:cs="Aptos"/>
          <w:b/>
          <w:bCs/>
          <w:sz w:val="27"/>
          <w:szCs w:val="27"/>
        </w:rPr>
        <w:t>Stored our data</w:t>
      </w:r>
    </w:p>
    <w:p w:rsidRPr="00CE3A92" w:rsidR="28981119" w:rsidP="28981119" w:rsidRDefault="72B684D5" w14:paraId="4CCFF4B9" w14:textId="3A13027C">
      <w:pPr>
        <w:rPr>
          <w:rFonts w:eastAsia="Aptos" w:cs="Aptos"/>
          <w:sz w:val="26"/>
          <w:szCs w:val="26"/>
        </w:rPr>
      </w:pPr>
      <w:r w:rsidRPr="00CE3A92">
        <w:rPr>
          <w:rFonts w:eastAsia="Aptos" w:cs="Aptos"/>
          <w:sz w:val="26"/>
          <w:szCs w:val="26"/>
        </w:rPr>
        <w:t xml:space="preserve">We </w:t>
      </w:r>
      <w:r w:rsidRPr="00CE3A92" w:rsidR="7DBF36ED">
        <w:rPr>
          <w:rFonts w:eastAsia="Aptos" w:cs="Aptos"/>
          <w:sz w:val="26"/>
          <w:szCs w:val="26"/>
        </w:rPr>
        <w:t>planned to save our</w:t>
      </w:r>
      <w:r w:rsidRPr="00CE3A92">
        <w:rPr>
          <w:rFonts w:eastAsia="Aptos" w:cs="Aptos"/>
          <w:sz w:val="26"/>
          <w:szCs w:val="26"/>
        </w:rPr>
        <w:t xml:space="preserve"> code to a folder called </w:t>
      </w:r>
      <w:r w:rsidRPr="00CE3A92" w:rsidR="7C874D00">
        <w:rPr>
          <w:rFonts w:eastAsia="Aptos" w:cs="Aptos"/>
          <w:sz w:val="26"/>
          <w:szCs w:val="26"/>
        </w:rPr>
        <w:t>P</w:t>
      </w:r>
      <w:r w:rsidRPr="00CE3A92">
        <w:rPr>
          <w:rFonts w:eastAsia="Aptos" w:cs="Aptos"/>
          <w:sz w:val="26"/>
          <w:szCs w:val="26"/>
        </w:rPr>
        <w:t>roject 1 in our OneDrive</w:t>
      </w:r>
      <w:r w:rsidRPr="00CE3A92" w:rsidR="7508CD7A">
        <w:rPr>
          <w:rFonts w:eastAsia="Aptos" w:cs="Aptos"/>
          <w:sz w:val="26"/>
          <w:szCs w:val="26"/>
        </w:rPr>
        <w:t xml:space="preserve"> from Arduino. We made our GitHub Team Page where we stored our code for the project.</w:t>
      </w:r>
    </w:p>
    <w:p w:rsidRPr="00CE3A92" w:rsidR="00D416FA" w:rsidP="28981119" w:rsidRDefault="00D416FA" w14:paraId="407C70D1" w14:textId="77777777">
      <w:pPr>
        <w:rPr>
          <w:rFonts w:eastAsia="Aptos" w:cs="Aptos"/>
        </w:rPr>
      </w:pPr>
    </w:p>
    <w:p w:rsidRPr="00CE3A92" w:rsidR="6AAB1FFA" w:rsidP="28981119" w:rsidRDefault="64316154" w14:paraId="39605B0A" w14:textId="727653BD">
      <w:pPr>
        <w:rPr>
          <w:b/>
          <w:bCs/>
          <w:sz w:val="28"/>
          <w:szCs w:val="28"/>
        </w:rPr>
      </w:pPr>
      <w:r w:rsidRPr="00CE3A92">
        <w:rPr>
          <w:b/>
          <w:bCs/>
          <w:sz w:val="28"/>
          <w:szCs w:val="28"/>
        </w:rPr>
        <w:t>Implementation Pl</w:t>
      </w:r>
      <w:r w:rsidRPr="00CE3A92" w:rsidR="00D416FA">
        <w:rPr>
          <w:b/>
          <w:bCs/>
          <w:sz w:val="28"/>
          <w:szCs w:val="28"/>
        </w:rPr>
        <w:t>an</w:t>
      </w:r>
    </w:p>
    <w:tbl>
      <w:tblPr>
        <w:tblStyle w:val="TableGrid"/>
        <w:tblW w:w="0" w:type="auto"/>
        <w:tblLook w:val="04A0" w:firstRow="1" w:lastRow="0" w:firstColumn="1" w:lastColumn="0" w:noHBand="0" w:noVBand="1"/>
      </w:tblPr>
      <w:tblGrid>
        <w:gridCol w:w="4508"/>
        <w:gridCol w:w="4508"/>
      </w:tblGrid>
      <w:tr w:rsidRPr="00CE3A92" w:rsidR="00D416FA" w:rsidTr="00D416FA" w14:paraId="65115228" w14:textId="77777777">
        <w:tc>
          <w:tcPr>
            <w:tcW w:w="4508" w:type="dxa"/>
          </w:tcPr>
          <w:p w:rsidRPr="00CE3A92" w:rsidR="00D416FA" w:rsidP="28981119" w:rsidRDefault="00D416FA" w14:paraId="3174D0D6" w14:textId="50ADCB25">
            <w:pPr>
              <w:rPr>
                <w:b/>
                <w:bCs/>
                <w:sz w:val="27"/>
                <w:szCs w:val="27"/>
              </w:rPr>
            </w:pPr>
            <w:r w:rsidRPr="00CE3A92">
              <w:rPr>
                <w:b/>
                <w:bCs/>
                <w:sz w:val="27"/>
                <w:szCs w:val="27"/>
              </w:rPr>
              <w:t>Equipment Needed:</w:t>
            </w:r>
          </w:p>
        </w:tc>
        <w:tc>
          <w:tcPr>
            <w:tcW w:w="4508" w:type="dxa"/>
          </w:tcPr>
          <w:p w:rsidRPr="00CE3A92" w:rsidR="00D416FA" w:rsidP="00D416FA" w:rsidRDefault="00D416FA" w14:paraId="1A946F14" w14:textId="77777777">
            <w:pPr>
              <w:rPr>
                <w:rFonts w:eastAsia="Aptos" w:cs="Aptos"/>
                <w:b/>
                <w:bCs/>
                <w:sz w:val="27"/>
                <w:szCs w:val="27"/>
              </w:rPr>
            </w:pPr>
            <w:r w:rsidRPr="00CE3A92">
              <w:rPr>
                <w:rFonts w:eastAsia="Aptos" w:cs="Aptos"/>
                <w:b/>
                <w:bCs/>
                <w:sz w:val="27"/>
                <w:szCs w:val="27"/>
              </w:rPr>
              <w:t>Parts List</w:t>
            </w:r>
          </w:p>
          <w:p w:rsidRPr="00CE3A92" w:rsidR="00D416FA" w:rsidP="28981119" w:rsidRDefault="00D416FA" w14:paraId="697C6A92" w14:textId="77777777">
            <w:pPr>
              <w:rPr>
                <w:b/>
                <w:bCs/>
                <w:sz w:val="27"/>
                <w:szCs w:val="27"/>
              </w:rPr>
            </w:pPr>
          </w:p>
        </w:tc>
      </w:tr>
      <w:tr w:rsidRPr="00CE3A92" w:rsidR="00D416FA" w:rsidTr="00D416FA" w14:paraId="292F2D95" w14:textId="77777777">
        <w:tc>
          <w:tcPr>
            <w:tcW w:w="4508" w:type="dxa"/>
          </w:tcPr>
          <w:p w:rsidRPr="00CE3A92" w:rsidR="00D416FA" w:rsidP="28981119" w:rsidRDefault="00D416FA" w14:paraId="6489B0AE" w14:textId="3F94072D">
            <w:pPr>
              <w:rPr>
                <w:b/>
                <w:bCs/>
                <w:sz w:val="26"/>
                <w:szCs w:val="26"/>
              </w:rPr>
            </w:pPr>
            <w:r w:rsidRPr="00CE3A92">
              <w:rPr>
                <w:sz w:val="26"/>
                <w:szCs w:val="26"/>
              </w:rPr>
              <w:t>Sound Sensor.</w:t>
            </w:r>
          </w:p>
        </w:tc>
        <w:tc>
          <w:tcPr>
            <w:tcW w:w="4508" w:type="dxa"/>
          </w:tcPr>
          <w:p w:rsidRPr="00CE3A92" w:rsidR="00D416FA" w:rsidP="28981119" w:rsidRDefault="00D416FA" w14:paraId="114BEF7C" w14:textId="5A601E2F">
            <w:pPr>
              <w:rPr>
                <w:rFonts w:eastAsia="Aptos" w:cs="Aptos"/>
                <w:sz w:val="26"/>
                <w:szCs w:val="26"/>
              </w:rPr>
            </w:pPr>
            <w:r w:rsidRPr="00CE3A92">
              <w:rPr>
                <w:rFonts w:eastAsia="Aptos" w:cs="Aptos"/>
                <w:sz w:val="26"/>
                <w:szCs w:val="26"/>
              </w:rPr>
              <w:t>USB Interface Chip</w:t>
            </w:r>
          </w:p>
        </w:tc>
      </w:tr>
      <w:tr w:rsidRPr="00CE3A92" w:rsidR="00D416FA" w:rsidTr="00D416FA" w14:paraId="03E2F617" w14:textId="77777777">
        <w:tc>
          <w:tcPr>
            <w:tcW w:w="4508" w:type="dxa"/>
          </w:tcPr>
          <w:p w:rsidRPr="00CE3A92" w:rsidR="00D416FA" w:rsidP="28981119" w:rsidRDefault="00D416FA" w14:paraId="11F47630" w14:textId="17D7EAAC">
            <w:pPr>
              <w:rPr>
                <w:rFonts w:eastAsia="Aptos" w:cs="Aptos"/>
                <w:sz w:val="26"/>
                <w:szCs w:val="26"/>
              </w:rPr>
            </w:pPr>
            <w:r w:rsidRPr="00CE3A92">
              <w:rPr>
                <w:rFonts w:eastAsia="Aptos" w:cs="Aptos"/>
                <w:sz w:val="26"/>
                <w:szCs w:val="26"/>
              </w:rPr>
              <w:t>Buzzer.</w:t>
            </w:r>
          </w:p>
        </w:tc>
        <w:tc>
          <w:tcPr>
            <w:tcW w:w="4508" w:type="dxa"/>
          </w:tcPr>
          <w:p w:rsidRPr="00CE3A92" w:rsidR="00D416FA" w:rsidP="28981119" w:rsidRDefault="00D416FA" w14:paraId="6A66C6BB" w14:textId="127E1AB9">
            <w:pPr>
              <w:rPr>
                <w:rFonts w:eastAsia="Aptos" w:cs="Aptos"/>
                <w:sz w:val="26"/>
                <w:szCs w:val="26"/>
              </w:rPr>
            </w:pPr>
            <w:r w:rsidRPr="00CE3A92">
              <w:rPr>
                <w:rFonts w:eastAsia="Aptos" w:cs="Aptos"/>
                <w:sz w:val="26"/>
                <w:szCs w:val="26"/>
              </w:rPr>
              <w:t xml:space="preserve">USB Connector </w:t>
            </w:r>
          </w:p>
        </w:tc>
      </w:tr>
      <w:tr w:rsidRPr="00CE3A92" w:rsidR="00D416FA" w:rsidTr="00D416FA" w14:paraId="6AF07D8E" w14:textId="77777777">
        <w:tc>
          <w:tcPr>
            <w:tcW w:w="4508" w:type="dxa"/>
          </w:tcPr>
          <w:p w:rsidRPr="00CE3A92" w:rsidR="00D416FA" w:rsidP="28981119" w:rsidRDefault="00D416FA" w14:paraId="35077106" w14:textId="141892B6">
            <w:pPr>
              <w:rPr>
                <w:rFonts w:eastAsia="Aptos" w:cs="Aptos"/>
                <w:sz w:val="26"/>
                <w:szCs w:val="26"/>
              </w:rPr>
            </w:pPr>
            <w:r w:rsidRPr="00CE3A92">
              <w:rPr>
                <w:rFonts w:eastAsia="Aptos" w:cs="Aptos"/>
                <w:sz w:val="26"/>
                <w:szCs w:val="26"/>
              </w:rPr>
              <w:t>Arduino Board.</w:t>
            </w:r>
          </w:p>
        </w:tc>
        <w:tc>
          <w:tcPr>
            <w:tcW w:w="4508" w:type="dxa"/>
          </w:tcPr>
          <w:p w:rsidRPr="00CE3A92" w:rsidR="00D416FA" w:rsidP="28981119" w:rsidRDefault="00D416FA" w14:paraId="7987D482" w14:textId="2B8E4CC8">
            <w:pPr>
              <w:rPr>
                <w:rFonts w:eastAsia="Aptos" w:cs="Aptos"/>
                <w:sz w:val="26"/>
                <w:szCs w:val="26"/>
              </w:rPr>
            </w:pPr>
            <w:r w:rsidRPr="00CE3A92">
              <w:rPr>
                <w:rFonts w:eastAsia="Aptos" w:cs="Aptos"/>
                <w:sz w:val="26"/>
                <w:szCs w:val="26"/>
              </w:rPr>
              <w:t>Reset Switch</w:t>
            </w:r>
          </w:p>
        </w:tc>
      </w:tr>
      <w:tr w:rsidRPr="00CE3A92" w:rsidR="00D416FA" w:rsidTr="00D416FA" w14:paraId="0A338756" w14:textId="77777777">
        <w:tc>
          <w:tcPr>
            <w:tcW w:w="4508" w:type="dxa"/>
          </w:tcPr>
          <w:p w:rsidRPr="00CE3A92" w:rsidR="00D416FA" w:rsidP="28981119" w:rsidRDefault="00D416FA" w14:paraId="270D9405" w14:textId="638C848A">
            <w:pPr>
              <w:rPr>
                <w:rFonts w:eastAsia="Aptos" w:cs="Aptos"/>
                <w:sz w:val="26"/>
                <w:szCs w:val="26"/>
              </w:rPr>
            </w:pPr>
            <w:r w:rsidRPr="00CE3A92">
              <w:rPr>
                <w:rFonts w:eastAsia="Aptos" w:cs="Aptos"/>
                <w:sz w:val="26"/>
                <w:szCs w:val="26"/>
              </w:rPr>
              <w:t xml:space="preserve">USB </w:t>
            </w:r>
            <w:proofErr w:type="spellStart"/>
            <w:r w:rsidRPr="00CE3A92">
              <w:rPr>
                <w:rFonts w:eastAsia="Aptos" w:cs="Aptos"/>
                <w:sz w:val="26"/>
                <w:szCs w:val="26"/>
              </w:rPr>
              <w:t>Cabel</w:t>
            </w:r>
            <w:proofErr w:type="spellEnd"/>
          </w:p>
        </w:tc>
        <w:tc>
          <w:tcPr>
            <w:tcW w:w="4508" w:type="dxa"/>
          </w:tcPr>
          <w:p w:rsidRPr="00CE3A92" w:rsidR="00D416FA" w:rsidP="28981119" w:rsidRDefault="00D416FA" w14:paraId="4EF438CA" w14:textId="599B21ED">
            <w:pPr>
              <w:rPr>
                <w:rFonts w:eastAsia="Aptos" w:cs="Aptos"/>
                <w:sz w:val="26"/>
                <w:szCs w:val="26"/>
              </w:rPr>
            </w:pPr>
            <w:r w:rsidRPr="00CE3A92">
              <w:rPr>
                <w:rFonts w:eastAsia="Aptos" w:cs="Aptos"/>
                <w:sz w:val="26"/>
                <w:szCs w:val="26"/>
              </w:rPr>
              <w:t xml:space="preserve">Digital Pins </w:t>
            </w:r>
          </w:p>
        </w:tc>
      </w:tr>
      <w:tr w:rsidRPr="00CE3A92" w:rsidR="00D416FA" w:rsidTr="00D416FA" w14:paraId="7365734E" w14:textId="77777777">
        <w:tc>
          <w:tcPr>
            <w:tcW w:w="4508" w:type="dxa"/>
          </w:tcPr>
          <w:p w:rsidRPr="00CE3A92" w:rsidR="00D416FA" w:rsidP="28981119" w:rsidRDefault="00D416FA" w14:paraId="75DB9B92" w14:textId="6277ADE5">
            <w:pPr>
              <w:rPr>
                <w:rFonts w:eastAsia="Aptos" w:cs="Aptos"/>
                <w:sz w:val="26"/>
                <w:szCs w:val="26"/>
              </w:rPr>
            </w:pPr>
            <w:r w:rsidRPr="00CE3A92">
              <w:rPr>
                <w:rFonts w:eastAsia="Aptos" w:cs="Aptos"/>
                <w:sz w:val="26"/>
                <w:szCs w:val="26"/>
              </w:rPr>
              <w:t>2x Wires</w:t>
            </w:r>
          </w:p>
        </w:tc>
        <w:tc>
          <w:tcPr>
            <w:tcW w:w="4508" w:type="dxa"/>
          </w:tcPr>
          <w:p w:rsidRPr="00CE3A92" w:rsidR="00D416FA" w:rsidP="28981119" w:rsidRDefault="00D416FA" w14:paraId="04EC2C20" w14:textId="0840E7FC">
            <w:pPr>
              <w:rPr>
                <w:rFonts w:eastAsia="Aptos" w:cs="Aptos"/>
                <w:sz w:val="26"/>
                <w:szCs w:val="26"/>
              </w:rPr>
            </w:pPr>
            <w:r w:rsidRPr="00CE3A92">
              <w:rPr>
                <w:rFonts w:eastAsia="Aptos" w:cs="Aptos"/>
                <w:sz w:val="26"/>
                <w:szCs w:val="26"/>
              </w:rPr>
              <w:t>Power Port</w:t>
            </w:r>
          </w:p>
        </w:tc>
      </w:tr>
      <w:tr w:rsidRPr="00CE3A92" w:rsidR="00D416FA" w:rsidTr="00D416FA" w14:paraId="5E67E1AD" w14:textId="77777777">
        <w:tc>
          <w:tcPr>
            <w:tcW w:w="4508" w:type="dxa"/>
          </w:tcPr>
          <w:p w:rsidRPr="00CE3A92" w:rsidR="00D416FA" w:rsidP="28981119" w:rsidRDefault="00D416FA" w14:paraId="4FD94DB0" w14:textId="726AD7BE">
            <w:pPr>
              <w:rPr>
                <w:rFonts w:eastAsia="Aptos" w:cs="Aptos"/>
                <w:sz w:val="26"/>
                <w:szCs w:val="26"/>
              </w:rPr>
            </w:pPr>
            <w:r w:rsidRPr="00CE3A92">
              <w:rPr>
                <w:rFonts w:eastAsia="Aptos" w:cs="Aptos"/>
                <w:sz w:val="26"/>
                <w:szCs w:val="26"/>
              </w:rPr>
              <w:t>Code</w:t>
            </w:r>
          </w:p>
        </w:tc>
        <w:tc>
          <w:tcPr>
            <w:tcW w:w="4508" w:type="dxa"/>
          </w:tcPr>
          <w:p w:rsidRPr="00CE3A92" w:rsidR="00D416FA" w:rsidP="28981119" w:rsidRDefault="00D416FA" w14:paraId="5E8639E5" w14:textId="06D773E7">
            <w:pPr>
              <w:rPr>
                <w:rFonts w:eastAsia="Aptos" w:cs="Aptos"/>
                <w:sz w:val="26"/>
                <w:szCs w:val="26"/>
              </w:rPr>
            </w:pPr>
            <w:r w:rsidRPr="00CE3A92">
              <w:rPr>
                <w:rFonts w:eastAsia="Aptos" w:cs="Aptos"/>
                <w:sz w:val="26"/>
                <w:szCs w:val="26"/>
              </w:rPr>
              <w:t>TX RX LEDs</w:t>
            </w:r>
          </w:p>
        </w:tc>
      </w:tr>
      <w:tr w:rsidRPr="00CE3A92" w:rsidR="00D416FA" w:rsidTr="00D416FA" w14:paraId="124BBC19" w14:textId="77777777">
        <w:tc>
          <w:tcPr>
            <w:tcW w:w="4508" w:type="dxa"/>
          </w:tcPr>
          <w:p w:rsidRPr="00CE3A92" w:rsidR="00D416FA" w:rsidP="28981119" w:rsidRDefault="00D416FA" w14:paraId="2461C038" w14:textId="51216D18">
            <w:pPr>
              <w:rPr>
                <w:rFonts w:eastAsia="Aptos" w:cs="Aptos"/>
                <w:sz w:val="26"/>
                <w:szCs w:val="26"/>
              </w:rPr>
            </w:pPr>
            <w:r w:rsidRPr="00CE3A92">
              <w:rPr>
                <w:rFonts w:eastAsia="Aptos" w:cs="Aptos"/>
                <w:sz w:val="26"/>
                <w:szCs w:val="26"/>
              </w:rPr>
              <w:t>Grove Based Shield</w:t>
            </w:r>
          </w:p>
        </w:tc>
        <w:tc>
          <w:tcPr>
            <w:tcW w:w="4508" w:type="dxa"/>
          </w:tcPr>
          <w:p w:rsidRPr="00CE3A92" w:rsidR="00D416FA" w:rsidP="28981119" w:rsidRDefault="00D416FA" w14:paraId="5517EF7F" w14:textId="485CB3B2">
            <w:pPr>
              <w:rPr>
                <w:rFonts w:eastAsia="Aptos" w:cs="Aptos"/>
                <w:sz w:val="26"/>
                <w:szCs w:val="26"/>
              </w:rPr>
            </w:pPr>
            <w:r w:rsidRPr="00CE3A92">
              <w:rPr>
                <w:rFonts w:eastAsia="Aptos" w:cs="Aptos"/>
                <w:sz w:val="26"/>
                <w:szCs w:val="26"/>
              </w:rPr>
              <w:t>Crystal Oscillator</w:t>
            </w:r>
          </w:p>
        </w:tc>
      </w:tr>
      <w:tr w:rsidRPr="00CE3A92" w:rsidR="001F6003" w:rsidTr="00D416FA" w14:paraId="6965459D" w14:textId="77777777">
        <w:tc>
          <w:tcPr>
            <w:tcW w:w="4508" w:type="dxa"/>
            <w:vMerge w:val="restart"/>
          </w:tcPr>
          <w:p w:rsidRPr="00CE3A92" w:rsidR="001F6003" w:rsidP="28981119" w:rsidRDefault="001F6003" w14:paraId="690227AF" w14:textId="77777777">
            <w:pPr>
              <w:rPr>
                <w:rFonts w:eastAsia="Aptos" w:cs="Aptos"/>
                <w:sz w:val="26"/>
                <w:szCs w:val="26"/>
              </w:rPr>
            </w:pPr>
          </w:p>
        </w:tc>
        <w:tc>
          <w:tcPr>
            <w:tcW w:w="4508" w:type="dxa"/>
          </w:tcPr>
          <w:p w:rsidRPr="00CE3A92" w:rsidR="001F6003" w:rsidP="28981119" w:rsidRDefault="001F6003" w14:paraId="12B94A54" w14:textId="36B7EA8A">
            <w:pPr>
              <w:rPr>
                <w:rFonts w:eastAsia="Aptos" w:cs="Aptos"/>
                <w:sz w:val="26"/>
                <w:szCs w:val="26"/>
              </w:rPr>
            </w:pPr>
            <w:r w:rsidRPr="00CE3A92">
              <w:rPr>
                <w:rFonts w:eastAsia="Aptos" w:cs="Aptos"/>
                <w:sz w:val="26"/>
                <w:szCs w:val="26"/>
              </w:rPr>
              <w:t>Microcontroller</w:t>
            </w:r>
          </w:p>
        </w:tc>
      </w:tr>
      <w:tr w:rsidRPr="00CE3A92" w:rsidR="001F6003" w:rsidTr="00D416FA" w14:paraId="47DC030C" w14:textId="77777777">
        <w:tc>
          <w:tcPr>
            <w:tcW w:w="4508" w:type="dxa"/>
            <w:vMerge/>
          </w:tcPr>
          <w:p w:rsidRPr="00CE3A92" w:rsidR="001F6003" w:rsidP="28981119" w:rsidRDefault="001F6003" w14:paraId="01D2ACFC" w14:textId="77777777">
            <w:pPr>
              <w:rPr>
                <w:rFonts w:eastAsia="Aptos" w:cs="Aptos"/>
                <w:sz w:val="26"/>
                <w:szCs w:val="26"/>
              </w:rPr>
            </w:pPr>
          </w:p>
        </w:tc>
        <w:tc>
          <w:tcPr>
            <w:tcW w:w="4508" w:type="dxa"/>
          </w:tcPr>
          <w:p w:rsidRPr="00CE3A92" w:rsidR="001F6003" w:rsidP="28981119" w:rsidRDefault="001F6003" w14:paraId="0A430323" w14:textId="21B81380">
            <w:pPr>
              <w:rPr>
                <w:rFonts w:eastAsia="Aptos" w:cs="Aptos"/>
                <w:sz w:val="26"/>
                <w:szCs w:val="26"/>
              </w:rPr>
            </w:pPr>
            <w:r w:rsidRPr="00CE3A92">
              <w:rPr>
                <w:rFonts w:eastAsia="Aptos" w:cs="Aptos"/>
                <w:sz w:val="26"/>
                <w:szCs w:val="26"/>
              </w:rPr>
              <w:t>Voltage Regulator</w:t>
            </w:r>
          </w:p>
        </w:tc>
      </w:tr>
      <w:tr w:rsidRPr="00CE3A92" w:rsidR="001F6003" w:rsidTr="00D416FA" w14:paraId="1B2E9254" w14:textId="77777777">
        <w:trPr>
          <w:trHeight w:val="291"/>
        </w:trPr>
        <w:tc>
          <w:tcPr>
            <w:tcW w:w="4508" w:type="dxa"/>
            <w:vMerge/>
          </w:tcPr>
          <w:p w:rsidRPr="00CE3A92" w:rsidR="001F6003" w:rsidP="28981119" w:rsidRDefault="001F6003" w14:paraId="26401C2E" w14:textId="77777777">
            <w:pPr>
              <w:rPr>
                <w:rFonts w:eastAsia="Aptos" w:cs="Aptos"/>
                <w:sz w:val="26"/>
                <w:szCs w:val="26"/>
              </w:rPr>
            </w:pPr>
          </w:p>
        </w:tc>
        <w:tc>
          <w:tcPr>
            <w:tcW w:w="4508" w:type="dxa"/>
          </w:tcPr>
          <w:p w:rsidRPr="00CE3A92" w:rsidR="001F6003" w:rsidP="28981119" w:rsidRDefault="001F6003" w14:paraId="0485C6F7" w14:textId="27A62FC1">
            <w:pPr>
              <w:rPr>
                <w:rFonts w:eastAsia="Aptos" w:cs="Aptos"/>
                <w:sz w:val="26"/>
                <w:szCs w:val="26"/>
              </w:rPr>
            </w:pPr>
            <w:r w:rsidRPr="00CE3A92">
              <w:rPr>
                <w:rFonts w:eastAsia="Aptos" w:cs="Aptos"/>
                <w:sz w:val="26"/>
                <w:szCs w:val="26"/>
              </w:rPr>
              <w:t>Analog Input Pins</w:t>
            </w:r>
          </w:p>
        </w:tc>
      </w:tr>
    </w:tbl>
    <w:p w:rsidRPr="00CE3A92" w:rsidR="001F6003" w:rsidP="28981119" w:rsidRDefault="001F6003" w14:paraId="16F1C798" w14:textId="77777777">
      <w:pPr>
        <w:spacing w:after="0"/>
        <w:rPr>
          <w:rFonts w:eastAsia="Aptos" w:cs="Aptos"/>
          <w:b/>
          <w:bCs/>
        </w:rPr>
      </w:pPr>
    </w:p>
    <w:p w:rsidRPr="00CE3A92" w:rsidR="6AAB1FFA" w:rsidP="28981119" w:rsidRDefault="35031E2C" w14:paraId="33731C91" w14:textId="7172F751">
      <w:pPr>
        <w:spacing w:line="240" w:lineRule="auto"/>
        <w:rPr>
          <w:b/>
          <w:bCs/>
          <w:sz w:val="27"/>
          <w:szCs w:val="27"/>
        </w:rPr>
      </w:pPr>
      <w:r w:rsidRPr="00CE3A92">
        <w:rPr>
          <w:b/>
          <w:bCs/>
          <w:sz w:val="27"/>
          <w:szCs w:val="27"/>
        </w:rPr>
        <w:t>APIs Used</w:t>
      </w:r>
    </w:p>
    <w:p w:rsidRPr="00CE3A92" w:rsidR="00CE3A92" w:rsidP="28981119" w:rsidRDefault="35031E2C" w14:paraId="0DDC586F" w14:textId="77777777">
      <w:pPr>
        <w:spacing w:line="240" w:lineRule="auto"/>
        <w:rPr>
          <w:sz w:val="26"/>
          <w:szCs w:val="26"/>
        </w:rPr>
      </w:pPr>
      <w:r w:rsidRPr="00CE3A92">
        <w:rPr>
          <w:sz w:val="26"/>
          <w:szCs w:val="26"/>
        </w:rPr>
        <w:t>Arduino Software where we coded our device</w:t>
      </w:r>
      <w:r w:rsidRPr="00CE3A92" w:rsidR="00CE3A92">
        <w:rPr>
          <w:sz w:val="26"/>
          <w:szCs w:val="26"/>
        </w:rPr>
        <w:t>.</w:t>
      </w:r>
    </w:p>
    <w:p w:rsidRPr="00CE3A92" w:rsidR="05B97B67" w:rsidP="28981119" w:rsidRDefault="05B97B67" w14:paraId="738A7210" w14:textId="5A1C61AF">
      <w:pPr>
        <w:spacing w:line="240" w:lineRule="auto"/>
        <w:rPr>
          <w:sz w:val="28"/>
          <w:szCs w:val="28"/>
        </w:rPr>
      </w:pPr>
      <w:r w:rsidRPr="00CE3A92">
        <w:rPr>
          <w:b/>
          <w:bCs/>
          <w:sz w:val="28"/>
          <w:szCs w:val="28"/>
        </w:rPr>
        <w:t>Images of Device</w:t>
      </w:r>
    </w:p>
    <w:p w:rsidRPr="00CE3A92" w:rsidR="03FDEE9F" w:rsidP="28981119" w:rsidRDefault="03FDEE9F" w14:paraId="6EAEC579" w14:textId="0CC8DD67">
      <w:pPr>
        <w:spacing w:line="240" w:lineRule="auto"/>
        <w:jc w:val="both"/>
      </w:pPr>
    </w:p>
    <w:p w:rsidRPr="00CE3A92" w:rsidR="28981119" w:rsidP="28981119" w:rsidRDefault="00CE3A92" w14:paraId="50A48A1D" w14:textId="4854F8B8">
      <w:pPr>
        <w:spacing w:line="240" w:lineRule="auto"/>
      </w:pPr>
      <w:r w:rsidRPr="00CE3A92">
        <w:rPr>
          <w:noProof/>
        </w:rPr>
        <w:drawing>
          <wp:anchor distT="0" distB="0" distL="114300" distR="114300" simplePos="0" relativeHeight="251658240" behindDoc="1" locked="0" layoutInCell="1" allowOverlap="1" wp14:anchorId="66BFC829" wp14:editId="48D55A82">
            <wp:simplePos x="0" y="0"/>
            <wp:positionH relativeFrom="margin">
              <wp:posOffset>-752475</wp:posOffset>
            </wp:positionH>
            <wp:positionV relativeFrom="paragraph">
              <wp:posOffset>405130</wp:posOffset>
            </wp:positionV>
            <wp:extent cx="3200400" cy="2400300"/>
            <wp:effectExtent l="0" t="0" r="0" b="0"/>
            <wp:wrapTight wrapText="bothSides">
              <wp:wrapPolygon edited="0">
                <wp:start x="0" y="21600"/>
                <wp:lineTo x="21471" y="21600"/>
                <wp:lineTo x="21471" y="171"/>
                <wp:lineTo x="0" y="171"/>
                <wp:lineTo x="0" y="21600"/>
              </wp:wrapPolygon>
            </wp:wrapTight>
            <wp:docPr id="1562590562" name="Picture 1"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90562" name="Picture 1" descr="A circuit board with wi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rsidRPr="00CE3A92" w:rsidR="28981119" w:rsidP="28981119" w:rsidRDefault="28981119" w14:paraId="163D3DF5" w14:textId="133A8D8C">
      <w:pPr>
        <w:spacing w:line="240" w:lineRule="auto"/>
      </w:pPr>
    </w:p>
    <w:p w:rsidRPr="00CE3A92" w:rsidR="28981119" w:rsidP="28981119" w:rsidRDefault="28981119" w14:paraId="01FB8C38" w14:textId="2C2D4A3F">
      <w:pPr>
        <w:spacing w:line="240" w:lineRule="auto"/>
      </w:pPr>
    </w:p>
    <w:p w:rsidRPr="00CE3A92" w:rsidR="28981119" w:rsidP="28981119" w:rsidRDefault="28981119" w14:paraId="4D2C45D3" w14:textId="79CA1606">
      <w:pPr>
        <w:spacing w:line="240" w:lineRule="auto"/>
      </w:pPr>
    </w:p>
    <w:p w:rsidRPr="00CE3A92" w:rsidR="28981119" w:rsidP="28981119" w:rsidRDefault="28981119" w14:paraId="27CB2526" w14:textId="140BAB45">
      <w:pPr>
        <w:spacing w:line="240" w:lineRule="auto"/>
      </w:pPr>
    </w:p>
    <w:p w:rsidRPr="00CE3A92" w:rsidR="28981119" w:rsidP="28981119" w:rsidRDefault="28981119" w14:paraId="42F16898" w14:textId="1D5F58B9">
      <w:pPr>
        <w:spacing w:line="240" w:lineRule="auto"/>
      </w:pPr>
    </w:p>
    <w:p w:rsidRPr="00CE3A92" w:rsidR="28981119" w:rsidP="28981119" w:rsidRDefault="28981119" w14:paraId="4620B54E" w14:textId="0C70C5E3">
      <w:pPr>
        <w:spacing w:line="240" w:lineRule="auto"/>
      </w:pPr>
    </w:p>
    <w:p w:rsidRPr="00CE3A92" w:rsidR="28981119" w:rsidP="28981119" w:rsidRDefault="00CE3A92" w14:paraId="4DB64806" w14:textId="4257E216">
      <w:pPr>
        <w:spacing w:line="240" w:lineRule="auto"/>
      </w:pPr>
      <w:r w:rsidRPr="00CE3A92">
        <w:rPr>
          <w:noProof/>
        </w:rPr>
        <w:drawing>
          <wp:anchor distT="0" distB="0" distL="114300" distR="114300" simplePos="0" relativeHeight="251658241" behindDoc="1" locked="0" layoutInCell="1" allowOverlap="1" wp14:anchorId="0B53B54C" wp14:editId="3B081C4C">
            <wp:simplePos x="0" y="0"/>
            <wp:positionH relativeFrom="margin">
              <wp:posOffset>3029585</wp:posOffset>
            </wp:positionH>
            <wp:positionV relativeFrom="paragraph">
              <wp:posOffset>123825</wp:posOffset>
            </wp:positionV>
            <wp:extent cx="3227705" cy="2419985"/>
            <wp:effectExtent l="3810" t="0" r="0" b="0"/>
            <wp:wrapTight wrapText="bothSides">
              <wp:wrapPolygon edited="0">
                <wp:start x="25" y="21634"/>
                <wp:lineTo x="21443" y="21634"/>
                <wp:lineTo x="21443" y="210"/>
                <wp:lineTo x="25" y="210"/>
                <wp:lineTo x="25" y="21634"/>
              </wp:wrapPolygon>
            </wp:wrapTight>
            <wp:docPr id="904180691" name="Picture 2" descr="A computer keyboard and a small piece of electronic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80691" name="Picture 2" descr="A computer keyboard and a small piece of electronic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227705" cy="2419985"/>
                    </a:xfrm>
                    <a:prstGeom prst="rect">
                      <a:avLst/>
                    </a:prstGeom>
                  </pic:spPr>
                </pic:pic>
              </a:graphicData>
            </a:graphic>
            <wp14:sizeRelH relativeFrom="margin">
              <wp14:pctWidth>0</wp14:pctWidth>
            </wp14:sizeRelH>
            <wp14:sizeRelV relativeFrom="margin">
              <wp14:pctHeight>0</wp14:pctHeight>
            </wp14:sizeRelV>
          </wp:anchor>
        </w:drawing>
      </w:r>
    </w:p>
    <w:p w:rsidRPr="00CE3A92" w:rsidR="28981119" w:rsidP="28981119" w:rsidRDefault="28981119" w14:paraId="6893E499" w14:textId="05FF419A">
      <w:pPr>
        <w:spacing w:line="240" w:lineRule="auto"/>
      </w:pPr>
    </w:p>
    <w:p w:rsidRPr="00CE3A92" w:rsidR="28981119" w:rsidP="28981119" w:rsidRDefault="28981119" w14:paraId="4D9FF652" w14:textId="04EE3AF1">
      <w:pPr>
        <w:spacing w:line="240" w:lineRule="auto"/>
      </w:pPr>
    </w:p>
    <w:p w:rsidRPr="00CE3A92" w:rsidR="28981119" w:rsidP="28981119" w:rsidRDefault="28981119" w14:paraId="5682A499" w14:textId="24ABE783">
      <w:pPr>
        <w:spacing w:line="240" w:lineRule="auto"/>
      </w:pPr>
    </w:p>
    <w:p w:rsidRPr="00CE3A92" w:rsidR="28981119" w:rsidP="28981119" w:rsidRDefault="28981119" w14:paraId="5C2A9003" w14:textId="4B8910AA">
      <w:pPr>
        <w:spacing w:line="240" w:lineRule="auto"/>
      </w:pPr>
    </w:p>
    <w:p w:rsidRPr="00CE3A92" w:rsidR="00D416FA" w:rsidP="6AAB1FFA" w:rsidRDefault="00D416FA" w14:paraId="39F05DAF" w14:textId="77777777">
      <w:pPr>
        <w:rPr>
          <w:rFonts w:eastAsia="Aptos" w:cs="Aptos"/>
          <w:b/>
          <w:bCs/>
        </w:rPr>
      </w:pPr>
    </w:p>
    <w:p w:rsidRPr="00CE3A92" w:rsidR="00D416FA" w:rsidP="6AAB1FFA" w:rsidRDefault="00D416FA" w14:paraId="1A156519" w14:textId="3C65155C">
      <w:pPr>
        <w:rPr>
          <w:rFonts w:eastAsia="Aptos" w:cs="Aptos"/>
          <w:b/>
          <w:bCs/>
        </w:rPr>
      </w:pPr>
    </w:p>
    <w:p w:rsidRPr="00CE3A92" w:rsidR="00D416FA" w:rsidP="6AAB1FFA" w:rsidRDefault="00D416FA" w14:paraId="02CC71F8" w14:textId="5E14D6C4">
      <w:pPr>
        <w:rPr>
          <w:rFonts w:eastAsia="Aptos" w:cs="Aptos"/>
          <w:b/>
          <w:bCs/>
        </w:rPr>
      </w:pPr>
    </w:p>
    <w:p w:rsidRPr="00CE3A92" w:rsidR="00D416FA" w:rsidP="6AAB1FFA" w:rsidRDefault="00CE3A92" w14:paraId="54B1ECB2" w14:textId="28FB8562">
      <w:pPr>
        <w:rPr>
          <w:rFonts w:eastAsia="Aptos" w:cs="Aptos"/>
          <w:b/>
          <w:bCs/>
        </w:rPr>
      </w:pPr>
      <w:r w:rsidRPr="00CE3A92">
        <w:rPr>
          <w:noProof/>
        </w:rPr>
        <w:drawing>
          <wp:anchor distT="0" distB="0" distL="114300" distR="114300" simplePos="0" relativeHeight="251658242" behindDoc="1" locked="0" layoutInCell="1" allowOverlap="1" wp14:anchorId="4AAFB128" wp14:editId="6F08DFF5">
            <wp:simplePos x="0" y="0"/>
            <wp:positionH relativeFrom="margin">
              <wp:posOffset>-603250</wp:posOffset>
            </wp:positionH>
            <wp:positionV relativeFrom="paragraph">
              <wp:posOffset>227965</wp:posOffset>
            </wp:positionV>
            <wp:extent cx="3234690" cy="2425700"/>
            <wp:effectExtent l="4445" t="0" r="8255" b="8255"/>
            <wp:wrapTight wrapText="bothSides">
              <wp:wrapPolygon edited="0">
                <wp:start x="30" y="21640"/>
                <wp:lineTo x="21528" y="21640"/>
                <wp:lineTo x="21528" y="96"/>
                <wp:lineTo x="30" y="96"/>
                <wp:lineTo x="30" y="21640"/>
              </wp:wrapPolygon>
            </wp:wrapTight>
            <wp:docPr id="406427176" name="Picture 3" descr="A computer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27176" name="Picture 3" descr="A computer with wires connected to i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234690" cy="2425700"/>
                    </a:xfrm>
                    <a:prstGeom prst="rect">
                      <a:avLst/>
                    </a:prstGeom>
                  </pic:spPr>
                </pic:pic>
              </a:graphicData>
            </a:graphic>
            <wp14:sizeRelH relativeFrom="margin">
              <wp14:pctWidth>0</wp14:pctWidth>
            </wp14:sizeRelH>
            <wp14:sizeRelV relativeFrom="margin">
              <wp14:pctHeight>0</wp14:pctHeight>
            </wp14:sizeRelV>
          </wp:anchor>
        </w:drawing>
      </w:r>
    </w:p>
    <w:p w:rsidRPr="00CE3A92" w:rsidR="00D416FA" w:rsidP="6AAB1FFA" w:rsidRDefault="00D416FA" w14:paraId="44E6A531" w14:textId="4DA0B2E3">
      <w:pPr>
        <w:rPr>
          <w:rFonts w:eastAsia="Aptos" w:cs="Aptos"/>
          <w:b/>
          <w:bCs/>
        </w:rPr>
      </w:pPr>
    </w:p>
    <w:p w:rsidRPr="00CE3A92" w:rsidR="00D416FA" w:rsidP="6AAB1FFA" w:rsidRDefault="00D416FA" w14:paraId="6BD508D1" w14:textId="77777777">
      <w:pPr>
        <w:rPr>
          <w:rFonts w:eastAsia="Aptos" w:cs="Aptos"/>
          <w:b/>
          <w:bCs/>
        </w:rPr>
      </w:pPr>
    </w:p>
    <w:p w:rsidRPr="00CE3A92" w:rsidR="00D416FA" w:rsidP="6AAB1FFA" w:rsidRDefault="00D416FA" w14:paraId="7726D9DF" w14:textId="77777777">
      <w:pPr>
        <w:rPr>
          <w:rFonts w:eastAsia="Aptos" w:cs="Aptos"/>
          <w:b/>
          <w:bCs/>
        </w:rPr>
      </w:pPr>
    </w:p>
    <w:p w:rsidRPr="00CE3A92" w:rsidR="00D416FA" w:rsidP="6AAB1FFA" w:rsidRDefault="00D416FA" w14:paraId="7F4789CB" w14:textId="77777777">
      <w:pPr>
        <w:rPr>
          <w:rFonts w:eastAsia="Aptos" w:cs="Aptos"/>
          <w:b/>
          <w:bCs/>
        </w:rPr>
      </w:pPr>
    </w:p>
    <w:p w:rsidRPr="00CE3A92" w:rsidR="00D416FA" w:rsidP="6AAB1FFA" w:rsidRDefault="00D416FA" w14:paraId="61D54FD9" w14:textId="77777777">
      <w:pPr>
        <w:rPr>
          <w:rFonts w:eastAsia="Aptos" w:cs="Aptos"/>
          <w:b/>
          <w:bCs/>
        </w:rPr>
      </w:pPr>
    </w:p>
    <w:p w:rsidRPr="00CE3A92" w:rsidR="00D416FA" w:rsidP="6AAB1FFA" w:rsidRDefault="00D416FA" w14:paraId="7615A61D" w14:textId="77777777">
      <w:pPr>
        <w:rPr>
          <w:rFonts w:eastAsia="Aptos" w:cs="Aptos"/>
          <w:b/>
          <w:bCs/>
        </w:rPr>
      </w:pPr>
    </w:p>
    <w:p w:rsidRPr="00CE3A92" w:rsidR="00D416FA" w:rsidP="6AAB1FFA" w:rsidRDefault="00D416FA" w14:paraId="13F4C4AE" w14:textId="77777777">
      <w:pPr>
        <w:rPr>
          <w:rFonts w:eastAsia="Aptos" w:cs="Aptos"/>
          <w:b/>
          <w:bCs/>
        </w:rPr>
      </w:pPr>
    </w:p>
    <w:p w:rsidRPr="00CE3A92" w:rsidR="001F6003" w:rsidP="6AAB1FFA" w:rsidRDefault="001F6003" w14:paraId="3AD54D95" w14:textId="77777777">
      <w:pPr>
        <w:rPr>
          <w:rFonts w:eastAsia="Aptos" w:cs="Aptos"/>
          <w:b/>
          <w:bCs/>
        </w:rPr>
      </w:pPr>
    </w:p>
    <w:p w:rsidRPr="00CE3A92" w:rsidR="001F6003" w:rsidP="6AAB1FFA" w:rsidRDefault="001F6003" w14:paraId="4DB1ED00" w14:textId="77777777">
      <w:pPr>
        <w:rPr>
          <w:rFonts w:eastAsia="Aptos" w:cs="Aptos"/>
          <w:b/>
          <w:bCs/>
        </w:rPr>
      </w:pPr>
    </w:p>
    <w:p w:rsidRPr="00CE3A92" w:rsidR="001F6003" w:rsidP="6AAB1FFA" w:rsidRDefault="001F6003" w14:paraId="04D9E961" w14:textId="77777777">
      <w:pPr>
        <w:rPr>
          <w:rFonts w:eastAsia="Aptos" w:cs="Aptos"/>
          <w:b/>
          <w:bCs/>
        </w:rPr>
      </w:pPr>
    </w:p>
    <w:p w:rsidRPr="00CE3A92" w:rsidR="001F6003" w:rsidP="6AAB1FFA" w:rsidRDefault="001F6003" w14:paraId="05A79FF1" w14:textId="77777777">
      <w:pPr>
        <w:rPr>
          <w:rFonts w:eastAsia="Aptos" w:cs="Aptos"/>
          <w:b/>
          <w:bCs/>
        </w:rPr>
      </w:pPr>
    </w:p>
    <w:p w:rsidRPr="00CE3A92" w:rsidR="07F3DD42" w:rsidP="6AAB1FFA" w:rsidRDefault="07F3DD42" w14:paraId="6F538E29" w14:textId="7E40B88C">
      <w:pPr>
        <w:rPr>
          <w:rFonts w:eastAsia="Aptos" w:cs="Aptos"/>
          <w:b/>
          <w:bCs/>
          <w:sz w:val="28"/>
          <w:szCs w:val="28"/>
        </w:rPr>
      </w:pPr>
      <w:r w:rsidRPr="00CE3A92">
        <w:rPr>
          <w:rFonts w:eastAsia="Aptos" w:cs="Aptos"/>
          <w:b/>
          <w:bCs/>
          <w:sz w:val="28"/>
          <w:szCs w:val="28"/>
        </w:rPr>
        <w:t>Testing Approach</w:t>
      </w:r>
    </w:p>
    <w:p w:rsidRPr="00CE3A92" w:rsidR="00CE3A92" w:rsidP="00CE3A92" w:rsidRDefault="00CE3A92" w14:paraId="58BE116A" w14:textId="77777777">
      <w:pPr>
        <w:spacing w:after="0" w:line="240" w:lineRule="auto"/>
        <w:rPr>
          <w:sz w:val="26"/>
          <w:szCs w:val="26"/>
        </w:rPr>
      </w:pPr>
      <w:r w:rsidRPr="00CE3A92">
        <w:rPr>
          <w:sz w:val="26"/>
          <w:szCs w:val="26"/>
        </w:rPr>
        <w:t>We planned out a problem we wanted to solve, we brainstormed a few ideas and eventually came up with the idea to make a sound sensor that warns you when the volume / frequency is too high</w:t>
      </w:r>
    </w:p>
    <w:p w:rsidRPr="00CE3A92" w:rsidR="00CE3A92" w:rsidP="00CE3A92" w:rsidRDefault="00CE3A92" w14:paraId="0EAEE35B" w14:textId="77777777">
      <w:pPr>
        <w:spacing w:after="0" w:line="240" w:lineRule="auto"/>
        <w:rPr>
          <w:sz w:val="26"/>
          <w:szCs w:val="26"/>
        </w:rPr>
      </w:pPr>
      <w:r w:rsidRPr="00CE3A92">
        <w:rPr>
          <w:sz w:val="26"/>
          <w:szCs w:val="26"/>
        </w:rPr>
        <w:t>We then started to research on google scholar. We found and looked at several articles on the concept and how others went about creating the alarm system.</w:t>
      </w:r>
    </w:p>
    <w:p w:rsidRPr="00CE3A92" w:rsidR="00CE3A92" w:rsidP="00CE3A92" w:rsidRDefault="00CE3A92" w14:paraId="6654D759" w14:textId="77777777">
      <w:pPr>
        <w:spacing w:after="0" w:line="240" w:lineRule="auto"/>
        <w:rPr>
          <w:sz w:val="26"/>
          <w:szCs w:val="26"/>
        </w:rPr>
      </w:pPr>
      <w:r w:rsidRPr="00CE3A92">
        <w:rPr>
          <w:sz w:val="26"/>
          <w:szCs w:val="26"/>
        </w:rPr>
        <w:t>We found several instances of the project and took different approaches from several different articles. (Including some lines of code)</w:t>
      </w:r>
    </w:p>
    <w:p w:rsidRPr="00CE3A92" w:rsidR="00CE3A92" w:rsidP="00CE3A92" w:rsidRDefault="00CE3A92" w14:paraId="5FD66180" w14:textId="77777777">
      <w:pPr>
        <w:spacing w:after="0" w:line="240" w:lineRule="auto"/>
        <w:rPr>
          <w:sz w:val="26"/>
          <w:szCs w:val="26"/>
        </w:rPr>
      </w:pPr>
      <w:r w:rsidRPr="00CE3A92">
        <w:rPr>
          <w:sz w:val="26"/>
          <w:szCs w:val="26"/>
        </w:rPr>
        <w:t>After the bulk of the research was done, we built the device on an Arduino emulator, after some testing making sure it worked as we intended, we moved on to make the real thing with the Arduino kit provided by our lecturer.</w:t>
      </w:r>
    </w:p>
    <w:p w:rsidRPr="00CE3A92" w:rsidR="00CE3A92" w:rsidP="00CE3A92" w:rsidRDefault="00CE3A92" w14:paraId="3E67421E" w14:textId="5F494750">
      <w:pPr>
        <w:spacing w:after="0" w:line="240" w:lineRule="auto"/>
        <w:rPr>
          <w:sz w:val="26"/>
          <w:szCs w:val="26"/>
        </w:rPr>
      </w:pPr>
      <w:r w:rsidRPr="00CE3A92">
        <w:rPr>
          <w:sz w:val="26"/>
          <w:szCs w:val="26"/>
        </w:rPr>
        <w:t>We built the sound sensor and Buzzer using the Arduino kit and tested it using the exact same code from the emulator, after slightly adjusting some of the code we got it working perfectly ready to be presented.</w:t>
      </w:r>
    </w:p>
    <w:p w:rsidRPr="00CE3A92" w:rsidR="00CE3A92" w:rsidP="00CE3A92" w:rsidRDefault="00CE3A92" w14:paraId="1A6051D7" w14:textId="37477547">
      <w:pPr>
        <w:spacing w:after="0" w:line="240" w:lineRule="auto"/>
        <w:rPr>
          <w:sz w:val="26"/>
          <w:szCs w:val="26"/>
        </w:rPr>
      </w:pPr>
      <w:r w:rsidRPr="00CE3A92">
        <w:rPr>
          <w:sz w:val="26"/>
          <w:szCs w:val="26"/>
        </w:rPr>
        <w:t>The kit now warns the user when the volume is too high and sends an alarm through the buzzer telling the user to turn down their volume.</w:t>
      </w:r>
    </w:p>
    <w:p w:rsidRPr="00CE3A92" w:rsidR="6AAB1FFA" w:rsidP="6AAB1FFA" w:rsidRDefault="6AAB1FFA" w14:paraId="62E5997E" w14:textId="0BA6B222">
      <w:pPr>
        <w:spacing w:after="0" w:line="240" w:lineRule="auto"/>
        <w:rPr>
          <w:b/>
          <w:bCs/>
        </w:rPr>
      </w:pPr>
    </w:p>
    <w:p w:rsidRPr="00CE3A92" w:rsidR="001F6003" w:rsidP="6AAB1FFA" w:rsidRDefault="001F6003" w14:paraId="6E2A30BD" w14:textId="77777777">
      <w:pPr>
        <w:spacing w:after="0" w:line="240" w:lineRule="auto"/>
        <w:rPr>
          <w:b/>
          <w:bCs/>
        </w:rPr>
      </w:pPr>
    </w:p>
    <w:p w:rsidRPr="00CE3A92" w:rsidR="001F6003" w:rsidP="6AAB1FFA" w:rsidRDefault="001F6003" w14:paraId="0BC4D9E3" w14:textId="33FFA697">
      <w:pPr>
        <w:spacing w:after="0" w:line="240" w:lineRule="auto"/>
        <w:rPr>
          <w:b/>
          <w:bCs/>
          <w:sz w:val="28"/>
          <w:szCs w:val="28"/>
        </w:rPr>
      </w:pPr>
      <w:r w:rsidRPr="00CE3A92">
        <w:rPr>
          <w:b/>
          <w:bCs/>
          <w:sz w:val="28"/>
          <w:szCs w:val="28"/>
        </w:rPr>
        <w:t>Security Analysis</w:t>
      </w:r>
    </w:p>
    <w:p w:rsidRPr="00CE3A92" w:rsidR="00E531BE" w:rsidP="6AAB1FFA" w:rsidRDefault="001F6003" w14:paraId="4692A908" w14:textId="6588FF20">
      <w:pPr>
        <w:spacing w:after="0" w:line="240" w:lineRule="auto"/>
        <w:rPr>
          <w:sz w:val="26"/>
          <w:szCs w:val="26"/>
        </w:rPr>
      </w:pPr>
      <w:r w:rsidRPr="00CE3A92">
        <w:rPr>
          <w:sz w:val="26"/>
          <w:szCs w:val="26"/>
        </w:rPr>
        <w:t>Duri</w:t>
      </w:r>
      <w:r w:rsidRPr="00CE3A92" w:rsidR="00E531BE">
        <w:rPr>
          <w:sz w:val="26"/>
          <w:szCs w:val="26"/>
        </w:rPr>
        <w:t>ng the planning of our project, we used trusted websites for the research of this project to prevent unreliable information</w:t>
      </w:r>
      <w:r w:rsidRPr="00CE3A92" w:rsidR="00DC2098">
        <w:rPr>
          <w:sz w:val="26"/>
          <w:szCs w:val="26"/>
        </w:rPr>
        <w:t xml:space="preserve"> or malicious content.</w:t>
      </w:r>
    </w:p>
    <w:p w:rsidRPr="00CE3A92" w:rsidR="00E531BE" w:rsidP="6AAB1FFA" w:rsidRDefault="00E531BE" w14:paraId="015D3E6B" w14:textId="3BF613EC">
      <w:pPr>
        <w:spacing w:after="0" w:line="240" w:lineRule="auto"/>
        <w:rPr>
          <w:sz w:val="26"/>
          <w:szCs w:val="26"/>
        </w:rPr>
      </w:pPr>
      <w:r w:rsidRPr="00CE3A92">
        <w:rPr>
          <w:sz w:val="26"/>
          <w:szCs w:val="26"/>
        </w:rPr>
        <w:t xml:space="preserve">In our code we have used debugging code to make sure our code runs well and no errors. </w:t>
      </w:r>
    </w:p>
    <w:p w:rsidR="00DC2098" w:rsidP="6AAB1FFA" w:rsidRDefault="00E531BE" w14:paraId="321452A3" w14:textId="098B3E9B">
      <w:pPr>
        <w:spacing w:after="0" w:line="240" w:lineRule="auto"/>
        <w:rPr>
          <w:sz w:val="26"/>
          <w:szCs w:val="26"/>
        </w:rPr>
      </w:pPr>
      <w:r w:rsidRPr="00CE3A92">
        <w:rPr>
          <w:sz w:val="26"/>
          <w:szCs w:val="26"/>
        </w:rPr>
        <w:t>Our data of code was saved on OneDrive with only access to group members and was uploaded to our trusted GitHub team website that only individuals we</w:t>
      </w:r>
      <w:r w:rsidR="006A7FF5">
        <w:rPr>
          <w:sz w:val="26"/>
          <w:szCs w:val="26"/>
        </w:rPr>
        <w:t xml:space="preserve"> </w:t>
      </w:r>
      <w:r w:rsidRPr="00CE3A92">
        <w:rPr>
          <w:sz w:val="26"/>
          <w:szCs w:val="26"/>
        </w:rPr>
        <w:t>approve can see our work or edit it.</w:t>
      </w:r>
    </w:p>
    <w:p w:rsidRPr="006A7FF5" w:rsidR="006A7FF5" w:rsidP="6AAB1FFA" w:rsidRDefault="006A7FF5" w14:paraId="584C2587" w14:textId="77777777">
      <w:pPr>
        <w:spacing w:after="0" w:line="240" w:lineRule="auto"/>
        <w:rPr>
          <w:sz w:val="26"/>
          <w:szCs w:val="26"/>
        </w:rPr>
      </w:pPr>
    </w:p>
    <w:p w:rsidRPr="00CE3A92" w:rsidR="00DC2098" w:rsidP="6AAB1FFA" w:rsidRDefault="00DC2098" w14:paraId="003A9C6B" w14:textId="4C0BD94C">
      <w:pPr>
        <w:spacing w:after="0" w:line="240" w:lineRule="auto"/>
        <w:rPr>
          <w:sz w:val="28"/>
          <w:szCs w:val="28"/>
        </w:rPr>
      </w:pPr>
      <w:r w:rsidRPr="00CE3A92">
        <w:rPr>
          <w:b/>
          <w:bCs/>
          <w:sz w:val="28"/>
          <w:szCs w:val="28"/>
        </w:rPr>
        <w:t>Further Improvements</w:t>
      </w:r>
    </w:p>
    <w:p w:rsidRPr="00CE3A92" w:rsidR="00DC2098" w:rsidP="00DC2098" w:rsidRDefault="00DC2098" w14:paraId="3B4991FA" w14:textId="75A44577">
      <w:pPr>
        <w:spacing w:after="0" w:line="240" w:lineRule="auto"/>
        <w:rPr>
          <w:sz w:val="26"/>
          <w:szCs w:val="26"/>
        </w:rPr>
      </w:pPr>
      <w:r w:rsidRPr="00CE3A92">
        <w:rPr>
          <w:sz w:val="26"/>
          <w:szCs w:val="26"/>
        </w:rPr>
        <w:t>With further research and planning we can improve our device by added a motion sensor and an LED.</w:t>
      </w:r>
    </w:p>
    <w:p w:rsidRPr="00CE3A92" w:rsidR="00532C92" w:rsidP="00DC2098" w:rsidRDefault="00532C92" w14:paraId="408D0568" w14:textId="77777777">
      <w:pPr>
        <w:spacing w:after="0" w:line="240" w:lineRule="auto"/>
      </w:pPr>
    </w:p>
    <w:p w:rsidRPr="00CE3A92" w:rsidR="00DC2098" w:rsidP="00DC2098" w:rsidRDefault="00DC2098" w14:paraId="390621D8" w14:textId="40D3B28C">
      <w:pPr>
        <w:spacing w:after="0" w:line="240" w:lineRule="auto"/>
        <w:rPr>
          <w:b/>
          <w:bCs/>
          <w:sz w:val="27"/>
          <w:szCs w:val="27"/>
        </w:rPr>
      </w:pPr>
      <w:r w:rsidRPr="00CE3A92">
        <w:rPr>
          <w:b/>
          <w:bCs/>
          <w:sz w:val="27"/>
          <w:szCs w:val="27"/>
        </w:rPr>
        <w:t>First Steps</w:t>
      </w:r>
    </w:p>
    <w:p w:rsidR="2895BFF7" w:rsidP="2895BFF7" w:rsidRDefault="00DC2098" w14:paraId="58030E9A" w14:textId="55A961C5">
      <w:pPr>
        <w:spacing w:after="0" w:line="240" w:lineRule="auto"/>
        <w:rPr>
          <w:sz w:val="26"/>
          <w:szCs w:val="26"/>
        </w:rPr>
      </w:pPr>
      <w:r w:rsidRPr="00CE3A92">
        <w:rPr>
          <w:sz w:val="26"/>
          <w:szCs w:val="26"/>
        </w:rPr>
        <w:t xml:space="preserve">We would first add the motion sensor to our device </w:t>
      </w:r>
      <w:r w:rsidRPr="00CE3A92" w:rsidR="00095346">
        <w:rPr>
          <w:sz w:val="26"/>
          <w:szCs w:val="26"/>
        </w:rPr>
        <w:t xml:space="preserve">as </w:t>
      </w:r>
      <w:r w:rsidRPr="00CE3A92">
        <w:rPr>
          <w:sz w:val="26"/>
          <w:szCs w:val="26"/>
        </w:rPr>
        <w:t xml:space="preserve">it would detect motion </w:t>
      </w:r>
      <w:proofErr w:type="spellStart"/>
      <w:r w:rsidRPr="00CE3A92">
        <w:rPr>
          <w:sz w:val="26"/>
          <w:szCs w:val="26"/>
        </w:rPr>
        <w:t>aswell</w:t>
      </w:r>
      <w:proofErr w:type="spellEnd"/>
      <w:r w:rsidRPr="00CE3A92">
        <w:rPr>
          <w:sz w:val="26"/>
          <w:szCs w:val="26"/>
        </w:rPr>
        <w:t xml:space="preserve"> as sound which wou</w:t>
      </w:r>
      <w:r w:rsidRPr="00CE3A92" w:rsidR="00095346">
        <w:rPr>
          <w:sz w:val="26"/>
          <w:szCs w:val="26"/>
        </w:rPr>
        <w:t>ld enhance our device making it better for security. The LED would be added to warn other would aren’t able to hear the alarm this will include with individuals who are deaf or partially have hearing.</w:t>
      </w:r>
    </w:p>
    <w:p w:rsidRPr="00CE3A92" w:rsidR="00DC2098" w:rsidP="6AAB1FFA" w:rsidRDefault="00DC2098" w14:paraId="634ADF64" w14:textId="2B9D8121">
      <w:pPr>
        <w:spacing w:after="0" w:line="240" w:lineRule="auto"/>
      </w:pPr>
    </w:p>
    <w:p w:rsidRPr="00CE3A92" w:rsidR="00095346" w:rsidP="00095346" w:rsidRDefault="00095346" w14:paraId="05BDBEA1" w14:textId="77777777">
      <w:pPr>
        <w:shd w:val="clear" w:color="auto" w:fill="FFFFFF" w:themeFill="background1"/>
        <w:spacing w:after="0" w:line="276" w:lineRule="auto"/>
        <w:rPr>
          <w:rFonts w:eastAsiaTheme="minorEastAsia"/>
          <w:i/>
          <w:iCs/>
        </w:rPr>
      </w:pPr>
      <w:proofErr w:type="spellStart"/>
      <w:r w:rsidRPr="00CE3A92">
        <w:rPr>
          <w:rFonts w:eastAsiaTheme="minorEastAsia"/>
          <w:i/>
          <w:iCs/>
        </w:rPr>
        <w:t>Syazlina</w:t>
      </w:r>
      <w:proofErr w:type="spellEnd"/>
      <w:r w:rsidRPr="00CE3A92">
        <w:rPr>
          <w:rFonts w:eastAsiaTheme="minorEastAsia"/>
          <w:i/>
          <w:iCs/>
        </w:rPr>
        <w:t xml:space="preserve"> </w:t>
      </w:r>
      <w:proofErr w:type="spellStart"/>
      <w:r w:rsidRPr="00CE3A92">
        <w:rPr>
          <w:rFonts w:eastAsiaTheme="minorEastAsia"/>
          <w:i/>
          <w:iCs/>
        </w:rPr>
        <w:t>Mohd</w:t>
      </w:r>
      <w:proofErr w:type="spellEnd"/>
      <w:r w:rsidRPr="00CE3A92">
        <w:rPr>
          <w:rFonts w:eastAsiaTheme="minorEastAsia"/>
          <w:i/>
          <w:iCs/>
        </w:rPr>
        <w:t xml:space="preserve"> </w:t>
      </w:r>
      <w:proofErr w:type="spellStart"/>
      <w:r w:rsidRPr="00CE3A92">
        <w:rPr>
          <w:rFonts w:eastAsiaTheme="minorEastAsia"/>
          <w:i/>
          <w:iCs/>
        </w:rPr>
        <w:t>Soleh</w:t>
      </w:r>
      <w:proofErr w:type="spellEnd"/>
      <w:r w:rsidRPr="00CE3A92">
        <w:rPr>
          <w:rFonts w:eastAsiaTheme="minorEastAsia"/>
          <w:i/>
          <w:iCs/>
        </w:rPr>
        <w:t xml:space="preserve">, S.S., </w:t>
      </w:r>
      <w:proofErr w:type="spellStart"/>
      <w:r w:rsidRPr="00CE3A92">
        <w:rPr>
          <w:rFonts w:eastAsiaTheme="minorEastAsia"/>
          <w:i/>
          <w:iCs/>
        </w:rPr>
        <w:t>Som</w:t>
      </w:r>
      <w:proofErr w:type="spellEnd"/>
      <w:r w:rsidRPr="00CE3A92">
        <w:rPr>
          <w:rFonts w:eastAsiaTheme="minorEastAsia"/>
          <w:i/>
          <w:iCs/>
        </w:rPr>
        <w:t xml:space="preserve">, M.M., </w:t>
      </w:r>
      <w:proofErr w:type="spellStart"/>
      <w:r w:rsidRPr="00CE3A92">
        <w:rPr>
          <w:rFonts w:eastAsiaTheme="minorEastAsia"/>
          <w:i/>
          <w:iCs/>
        </w:rPr>
        <w:t>Abd</w:t>
      </w:r>
      <w:proofErr w:type="spellEnd"/>
      <w:r w:rsidRPr="00CE3A92">
        <w:rPr>
          <w:rFonts w:eastAsiaTheme="minorEastAsia"/>
          <w:i/>
          <w:iCs/>
        </w:rPr>
        <w:t xml:space="preserve"> </w:t>
      </w:r>
      <w:proofErr w:type="spellStart"/>
      <w:r w:rsidRPr="00CE3A92">
        <w:rPr>
          <w:rFonts w:eastAsiaTheme="minorEastAsia"/>
          <w:i/>
          <w:iCs/>
        </w:rPr>
        <w:t>Wahab</w:t>
      </w:r>
      <w:proofErr w:type="spellEnd"/>
      <w:r w:rsidRPr="00CE3A92">
        <w:rPr>
          <w:rFonts w:eastAsiaTheme="minorEastAsia"/>
          <w:i/>
          <w:iCs/>
        </w:rPr>
        <w:t xml:space="preserve">, M.H., Mustapha, A., Othman, N.A. and </w:t>
      </w:r>
      <w:proofErr w:type="spellStart"/>
      <w:r w:rsidRPr="00CE3A92">
        <w:rPr>
          <w:rFonts w:eastAsiaTheme="minorEastAsia"/>
          <w:i/>
          <w:iCs/>
        </w:rPr>
        <w:t>Saringat</w:t>
      </w:r>
      <w:proofErr w:type="spellEnd"/>
      <w:r w:rsidRPr="00CE3A92">
        <w:rPr>
          <w:rFonts w:eastAsiaTheme="minorEastAsia"/>
          <w:i/>
          <w:iCs/>
        </w:rPr>
        <w:t xml:space="preserve">, M.Z. (2018). Arduino-Based Wireless Motion Detecting System. [online] IEEE </w:t>
      </w:r>
      <w:proofErr w:type="spellStart"/>
      <w:r w:rsidRPr="00CE3A92">
        <w:rPr>
          <w:rFonts w:eastAsiaTheme="minorEastAsia"/>
          <w:i/>
          <w:iCs/>
        </w:rPr>
        <w:t>Xplore</w:t>
      </w:r>
      <w:proofErr w:type="spellEnd"/>
      <w:r w:rsidRPr="00CE3A92">
        <w:rPr>
          <w:rFonts w:eastAsiaTheme="minorEastAsia"/>
          <w:i/>
          <w:iCs/>
        </w:rPr>
        <w:t xml:space="preserve">. </w:t>
      </w:r>
      <w:proofErr w:type="spellStart"/>
      <w:r w:rsidRPr="00CE3A92">
        <w:rPr>
          <w:rFonts w:eastAsiaTheme="minorEastAsia"/>
          <w:i/>
          <w:iCs/>
        </w:rPr>
        <w:t>doi:https</w:t>
      </w:r>
      <w:proofErr w:type="spellEnd"/>
      <w:r w:rsidRPr="00CE3A92">
        <w:rPr>
          <w:rFonts w:eastAsiaTheme="minorEastAsia"/>
          <w:i/>
          <w:iCs/>
        </w:rPr>
        <w:t>://doi.org/10.1109/ICOS.2018.8632703.</w:t>
      </w:r>
    </w:p>
    <w:p w:rsidRPr="00CE3A92" w:rsidR="00095346" w:rsidP="6AAB1FFA" w:rsidRDefault="00095346" w14:paraId="09686A2C" w14:textId="77777777">
      <w:pPr>
        <w:spacing w:after="0" w:line="240" w:lineRule="auto"/>
      </w:pPr>
    </w:p>
    <w:p w:rsidRPr="00CE3A92" w:rsidR="00095346" w:rsidP="00095346" w:rsidRDefault="00095346" w14:paraId="074CF2FA" w14:textId="77777777">
      <w:pPr>
        <w:shd w:val="clear" w:color="auto" w:fill="FFFFFF" w:themeFill="background1"/>
        <w:spacing w:after="0" w:line="276" w:lineRule="auto"/>
        <w:rPr>
          <w:rFonts w:eastAsiaTheme="minorEastAsia"/>
          <w:i/>
          <w:iCs/>
        </w:rPr>
      </w:pPr>
      <w:proofErr w:type="spellStart"/>
      <w:r w:rsidRPr="00CE3A92">
        <w:rPr>
          <w:rFonts w:eastAsiaTheme="minorEastAsia"/>
          <w:i/>
          <w:iCs/>
        </w:rPr>
        <w:t>Darmawan</w:t>
      </w:r>
      <w:proofErr w:type="spellEnd"/>
      <w:r w:rsidRPr="00CE3A92">
        <w:rPr>
          <w:rFonts w:eastAsiaTheme="minorEastAsia"/>
          <w:i/>
          <w:iCs/>
        </w:rPr>
        <w:t xml:space="preserve">, E. and </w:t>
      </w:r>
      <w:proofErr w:type="spellStart"/>
      <w:r w:rsidRPr="00CE3A92">
        <w:rPr>
          <w:rFonts w:eastAsiaTheme="minorEastAsia"/>
          <w:i/>
          <w:iCs/>
        </w:rPr>
        <w:t>Taufan</w:t>
      </w:r>
      <w:proofErr w:type="spellEnd"/>
      <w:r w:rsidRPr="00CE3A92">
        <w:rPr>
          <w:rFonts w:eastAsiaTheme="minorEastAsia"/>
          <w:i/>
          <w:iCs/>
        </w:rPr>
        <w:t xml:space="preserve">, R. (2019). Space Security System using Motion Sensor and Notification of Short Message Service with Arduino-Based Fuzzy Logic Algorithm. Journal of Physics: Conference Series, 1179, p.012034. </w:t>
      </w:r>
      <w:proofErr w:type="spellStart"/>
      <w:r w:rsidRPr="00CE3A92">
        <w:rPr>
          <w:rFonts w:eastAsiaTheme="minorEastAsia"/>
          <w:i/>
          <w:iCs/>
        </w:rPr>
        <w:t>doi:https</w:t>
      </w:r>
      <w:proofErr w:type="spellEnd"/>
      <w:r w:rsidRPr="00CE3A92">
        <w:rPr>
          <w:rFonts w:eastAsiaTheme="minorEastAsia"/>
          <w:i/>
          <w:iCs/>
        </w:rPr>
        <w:t>://doi.org/10.1088/1742-6596/1179/1/012034.</w:t>
      </w:r>
    </w:p>
    <w:p w:rsidR="00D22C95" w:rsidP="6AAB1FFA" w:rsidRDefault="00D22C95" w14:paraId="7A19A6B0" w14:textId="77777777">
      <w:pPr>
        <w:spacing w:after="0" w:line="240" w:lineRule="auto"/>
      </w:pPr>
    </w:p>
    <w:p w:rsidRPr="006A7FF5" w:rsidR="00D22C95" w:rsidDel="007437DD" w:rsidP="6AAB1FFA" w:rsidRDefault="007437DD" w14:paraId="547D312C" w14:textId="09A93491">
      <w:pPr>
        <w:spacing w:after="0" w:line="240" w:lineRule="auto"/>
        <w:rPr>
          <w:del w:author="Lily Hinde" w:date="2025-04-14T15:45:00Z" w16du:dateUtc="2025-04-14T14:45:00Z" w:id="0"/>
        </w:rPr>
      </w:pPr>
      <w:ins w:author="Lily Hinde" w:date="2025-04-14T15:48:00Z" w16du:dateUtc="2025-04-14T14:48:00Z" w:id="1">
        <w:r w:rsidRPr="006A7FF5">
          <w:t>Secondary Research</w:t>
        </w:r>
      </w:ins>
    </w:p>
    <w:p w:rsidR="007437DD" w:rsidP="6AAB1FFA" w:rsidRDefault="007437DD" w14:paraId="161F2F3C" w14:textId="22E1C897">
      <w:pPr>
        <w:spacing w:after="0" w:line="240" w:lineRule="auto"/>
        <w:rPr>
          <w:ins w:author="Lily Hinde" w:date="2025-04-14T15:48:00Z" w16du:dateUtc="2025-04-14T14:48:00Z" w:id="2"/>
        </w:rPr>
      </w:pPr>
    </w:p>
    <w:p w:rsidR="007437DD" w:rsidP="6AAB1FFA" w:rsidRDefault="00260D06" w14:paraId="6AEA8A07" w14:textId="31EA8A75">
      <w:pPr>
        <w:spacing w:after="0" w:line="240" w:lineRule="auto"/>
        <w:rPr>
          <w:ins w:author="Lily Hinde" w:date="2025-04-14T19:18:00Z" w16du:dateUtc="2025-04-14T18:18:00Z" w:id="3"/>
        </w:rPr>
      </w:pPr>
      <w:proofErr w:type="spellStart"/>
      <w:ins w:author="Lily Hinde" w:date="2025-04-14T19:18:00Z" w:id="4">
        <w:r w:rsidRPr="00260D06">
          <w:t>Kavindu</w:t>
        </w:r>
        <w:proofErr w:type="spellEnd"/>
        <w:r w:rsidRPr="00260D06">
          <w:t xml:space="preserve"> </w:t>
        </w:r>
        <w:proofErr w:type="spellStart"/>
        <w:r w:rsidRPr="00260D06">
          <w:t>Weda</w:t>
        </w:r>
        <w:proofErr w:type="spellEnd"/>
        <w:r w:rsidRPr="00260D06">
          <w:t xml:space="preserve"> </w:t>
        </w:r>
        <w:proofErr w:type="spellStart"/>
        <w:r w:rsidRPr="00260D06">
          <w:t>Gedara</w:t>
        </w:r>
        <w:proofErr w:type="spellEnd"/>
        <w:r w:rsidRPr="00260D06">
          <w:t xml:space="preserve"> (2023). </w:t>
        </w:r>
        <w:r w:rsidRPr="00260D06">
          <w:rPr>
            <w:i/>
            <w:iCs/>
          </w:rPr>
          <w:t>Building a Simple Burglar Alarm with Arduino and Ultrasonic Sensor</w:t>
        </w:r>
        <w:r w:rsidRPr="00260D06">
          <w:t xml:space="preserve">. [online] Medium. Available at: </w:t>
        </w:r>
      </w:ins>
      <w:ins w:author="Lily Hinde" w:date="2025-04-14T19:18:00Z" w16du:dateUtc="2025-04-14T18:18:00Z" w:id="5">
        <w:r>
          <w:fldChar w:fldCharType="begin"/>
        </w:r>
        <w:r>
          <w:instrText>HYPERLINK "</w:instrText>
        </w:r>
      </w:ins>
      <w:ins w:author="Lily Hinde" w:date="2025-04-14T19:18:00Z" w:id="6">
        <w:r w:rsidRPr="00260D06">
          <w:instrText>https://medium.com/@ksumanathilake/building-a-simple-burglar-alarm-with-arduino-and-ultrasonic-sensor-df1814733e56</w:instrText>
        </w:r>
      </w:ins>
      <w:ins w:author="Lily Hinde" w:date="2025-04-14T19:18:00Z" w16du:dateUtc="2025-04-14T18:18:00Z" w:id="7">
        <w:r>
          <w:instrText>"</w:instrText>
        </w:r>
        <w:r>
          <w:fldChar w:fldCharType="separate"/>
        </w:r>
      </w:ins>
      <w:ins w:author="Lily Hinde" w:date="2025-04-14T19:18:00Z" w:id="8">
        <w:r w:rsidRPr="00D753ED">
          <w:rPr>
            <w:rStyle w:val="Hyperlink"/>
          </w:rPr>
          <w:t>https://medium.com/@ksumanathilake/building-a-simple-burglar-alarm-with-arduino-and-ultrasonic-sensor-df1814733e56</w:t>
        </w:r>
      </w:ins>
      <w:ins w:author="Lily Hinde" w:date="2025-04-14T19:18:00Z" w16du:dateUtc="2025-04-14T18:18:00Z" w:id="9">
        <w:r>
          <w:fldChar w:fldCharType="end"/>
        </w:r>
      </w:ins>
      <w:ins w:author="Lily Hinde" w:date="2025-04-14T19:18:00Z" w:id="10">
        <w:r w:rsidRPr="00260D06">
          <w:t>.</w:t>
        </w:r>
      </w:ins>
    </w:p>
    <w:p w:rsidR="00260D06" w:rsidP="6AAB1FFA" w:rsidRDefault="00260D06" w14:paraId="7C408110" w14:textId="77777777">
      <w:pPr>
        <w:spacing w:after="0" w:line="240" w:lineRule="auto"/>
        <w:rPr>
          <w:ins w:author="Lily Hinde" w:date="2025-04-14T19:18:00Z" w16du:dateUtc="2025-04-14T18:18:00Z" w:id="11"/>
        </w:rPr>
      </w:pPr>
    </w:p>
    <w:p w:rsidR="00260D06" w:rsidP="6AAB1FFA" w:rsidRDefault="00AC605B" w14:paraId="26C0FC3C" w14:textId="44981E6C">
      <w:pPr>
        <w:spacing w:after="0" w:line="240" w:lineRule="auto"/>
        <w:rPr>
          <w:ins w:author="Lily Hinde" w:date="2025-04-14T19:22:00Z" w16du:dateUtc="2025-04-14T18:22:00Z" w:id="12"/>
        </w:rPr>
      </w:pPr>
      <w:ins w:author="Lily Hinde" w:date="2025-04-14T19:22:00Z" w:id="13">
        <w:r w:rsidRPr="00AC605B">
          <w:t>Pollux Labs. (2024). </w:t>
        </w:r>
        <w:r w:rsidRPr="00AC605B">
          <w:rPr>
            <w:i/>
            <w:iCs/>
          </w:rPr>
          <w:t>Arduino Alarm System with Sound Sensor - Pollux Labs</w:t>
        </w:r>
        <w:r w:rsidRPr="00AC605B">
          <w:t>. [online] Available at: https://en.polluxlabs.net/arduino-projects/arduino-alarm-system-with-sound-sensor/ [Accessed 14 Apr. 2025].</w:t>
        </w:r>
      </w:ins>
    </w:p>
    <w:p w:rsidR="00AC605B" w:rsidP="6AAB1FFA" w:rsidRDefault="00AC605B" w14:paraId="42485C10" w14:textId="77777777">
      <w:pPr>
        <w:spacing w:after="0" w:line="240" w:lineRule="auto"/>
        <w:rPr>
          <w:ins w:author="Lily Hinde" w:date="2025-04-14T19:22:00Z" w16du:dateUtc="2025-04-14T18:22:00Z" w:id="14"/>
        </w:rPr>
      </w:pPr>
    </w:p>
    <w:p w:rsidR="00AC605B" w:rsidP="6AAB1FFA" w:rsidRDefault="00AC605B" w14:paraId="4A0EA0B4" w14:textId="5CFCBEA9">
      <w:pPr>
        <w:spacing w:after="0" w:line="240" w:lineRule="auto"/>
        <w:rPr>
          <w:ins w:author="Lily Hinde" w:date="2025-04-14T19:25:00Z" w16du:dateUtc="2025-04-14T18:25:00Z" w:id="15"/>
        </w:rPr>
      </w:pPr>
      <w:proofErr w:type="spellStart"/>
      <w:ins w:author="Lily Hinde" w:date="2025-04-14T19:25:00Z" w:id="16">
        <w:r w:rsidRPr="00AC605B">
          <w:t>ArduinoTMore</w:t>
        </w:r>
        <w:proofErr w:type="spellEnd"/>
        <w:r w:rsidRPr="00AC605B">
          <w:t xml:space="preserve"> (</w:t>
        </w:r>
        <w:proofErr w:type="spellStart"/>
        <w:r w:rsidRPr="00AC605B">
          <w:t>n.d.</w:t>
        </w:r>
        <w:proofErr w:type="spellEnd"/>
        <w:r w:rsidRPr="00AC605B">
          <w:t>). </w:t>
        </w:r>
        <w:r w:rsidRPr="00AC605B">
          <w:rPr>
            <w:i/>
            <w:iCs/>
          </w:rPr>
          <w:t>Arduino Motion Sensing Alarm</w:t>
        </w:r>
        <w:r w:rsidRPr="00AC605B">
          <w:t xml:space="preserve">. [online] </w:t>
        </w:r>
        <w:proofErr w:type="spellStart"/>
        <w:r w:rsidRPr="00AC605B">
          <w:t>Instructables</w:t>
        </w:r>
        <w:proofErr w:type="spellEnd"/>
        <w:r w:rsidRPr="00AC605B">
          <w:t xml:space="preserve">. Available at: </w:t>
        </w:r>
      </w:ins>
      <w:ins w:author="Lily Hinde" w:date="2025-04-14T19:25:00Z" w16du:dateUtc="2025-04-14T18:25:00Z" w:id="17">
        <w:r>
          <w:fldChar w:fldCharType="begin"/>
        </w:r>
        <w:r>
          <w:instrText>HYPERLINK "</w:instrText>
        </w:r>
      </w:ins>
      <w:ins w:author="Lily Hinde" w:date="2025-04-14T19:25:00Z" w:id="18">
        <w:r w:rsidRPr="00AC605B">
          <w:instrText>https://www.instructables.com/Arduino-Motion-Sensing-Alarm/</w:instrText>
        </w:r>
      </w:ins>
      <w:ins w:author="Lily Hinde" w:date="2025-04-14T19:25:00Z" w16du:dateUtc="2025-04-14T18:25:00Z" w:id="19">
        <w:r>
          <w:instrText>"</w:instrText>
        </w:r>
        <w:r>
          <w:fldChar w:fldCharType="separate"/>
        </w:r>
      </w:ins>
      <w:ins w:author="Lily Hinde" w:date="2025-04-14T19:25:00Z" w:id="20">
        <w:r w:rsidRPr="00D753ED">
          <w:rPr>
            <w:rStyle w:val="Hyperlink"/>
          </w:rPr>
          <w:t>https://www.instructables.com/Arduino-Motion-Sensing-Alarm/</w:t>
        </w:r>
      </w:ins>
      <w:ins w:author="Lily Hinde" w:date="2025-04-14T19:25:00Z" w16du:dateUtc="2025-04-14T18:25:00Z" w:id="21">
        <w:r>
          <w:fldChar w:fldCharType="end"/>
        </w:r>
      </w:ins>
      <w:ins w:author="Lily Hinde" w:date="2025-04-14T19:25:00Z" w:id="22">
        <w:r w:rsidRPr="00AC605B">
          <w:t>.</w:t>
        </w:r>
      </w:ins>
    </w:p>
    <w:p w:rsidR="00AC605B" w:rsidP="6AAB1FFA" w:rsidRDefault="00AC605B" w14:paraId="6BB008DD" w14:textId="77777777">
      <w:pPr>
        <w:spacing w:after="0" w:line="240" w:lineRule="auto"/>
        <w:rPr>
          <w:ins w:author="Lily Hinde" w:date="2025-04-14T19:25:00Z" w16du:dateUtc="2025-04-14T18:25:00Z" w:id="23"/>
        </w:rPr>
      </w:pPr>
    </w:p>
    <w:p w:rsidR="00AC605B" w:rsidP="6AAB1FFA" w:rsidRDefault="00AC605B" w14:paraId="5C4E938E" w14:textId="451C5B45">
      <w:pPr>
        <w:spacing w:after="0" w:line="240" w:lineRule="auto"/>
        <w:rPr>
          <w:ins w:author="Lily Hinde" w:date="2025-04-14T15:48:00Z" w16du:dateUtc="2025-04-14T14:48:00Z" w:id="24"/>
        </w:rPr>
      </w:pPr>
      <w:ins w:author="Lily Hinde" w:date="2025-04-14T19:26:00Z" w:id="25">
        <w:r w:rsidRPr="00AC605B">
          <w:t>Arduino Project Hub. (2018). </w:t>
        </w:r>
        <w:r w:rsidRPr="00AC605B">
          <w:rPr>
            <w:i/>
            <w:iCs/>
          </w:rPr>
          <w:t>Motion Sensing Alarm With Keypad &amp; Password</w:t>
        </w:r>
        <w:r w:rsidRPr="00AC605B">
          <w:t>. [online] Available at: https://projecthub.arduino.cc/thehack904/motion-sensing-alarm-with-keypad-password-204a60 [Accessed 14 Apr. 2025].</w:t>
        </w:r>
      </w:ins>
    </w:p>
    <w:p w:rsidR="00D22C95" w:rsidP="6AAB1FFA" w:rsidRDefault="00D22C95" w14:paraId="2827430E" w14:textId="7BFC91B0">
      <w:pPr>
        <w:spacing w:after="0" w:line="240" w:lineRule="auto"/>
        <w:rPr>
          <w:ins w:author="Lily Hinde" w:date="2025-04-14T19:27:00Z" w16du:dateUtc="2025-04-14T18:27:00Z" w:id="26"/>
        </w:rPr>
      </w:pPr>
    </w:p>
    <w:p w:rsidR="00AC605B" w:rsidP="6AAB1FFA" w:rsidRDefault="00AC605B" w14:paraId="6D7C8157" w14:textId="77777777">
      <w:pPr>
        <w:spacing w:after="0" w:line="240" w:lineRule="auto"/>
        <w:rPr>
          <w:ins w:author="*InsertName Here*" w:date="2025-04-28T18:22:00Z" w16du:dateUtc="2025-04-28T17:22:00Z" w:id="27"/>
        </w:rPr>
      </w:pPr>
    </w:p>
    <w:p w:rsidR="005D7550" w:rsidP="6AAB1FFA" w:rsidRDefault="005D7550" w14:paraId="5A5E850F" w14:textId="49C6A99B">
      <w:pPr>
        <w:spacing w:after="0" w:line="240" w:lineRule="auto"/>
        <w:rPr>
          <w:ins w:author="*InsertName Here*" w:date="2025-04-28T18:22:00Z" w16du:dateUtc="2025-04-28T17:22:00Z" w:id="28"/>
        </w:rPr>
      </w:pPr>
      <w:ins w:author="*InsertName Here*" w:date="2025-04-28T18:22:00Z" w16du:dateUtc="2025-04-28T17:22:00Z" w:id="29">
        <w:r>
          <w:t xml:space="preserve">Ideas for the Potential Future Application of Machine Learning to Enhance Project Functionality </w:t>
        </w:r>
      </w:ins>
    </w:p>
    <w:p w:rsidR="005D7550" w:rsidP="6AAB1FFA" w:rsidRDefault="005D7550" w14:paraId="77238350" w14:textId="77777777">
      <w:pPr>
        <w:spacing w:after="0" w:line="240" w:lineRule="auto"/>
        <w:rPr>
          <w:ins w:author="*InsertName Here*" w:date="2025-04-28T18:22:00Z" w16du:dateUtc="2025-04-28T17:22:00Z" w:id="30"/>
        </w:rPr>
      </w:pPr>
    </w:p>
    <w:p w:rsidR="005D7550" w:rsidP="6AAB1FFA" w:rsidRDefault="005D7550" w14:paraId="28717F5D" w14:textId="77777777">
      <w:pPr>
        <w:spacing w:after="0" w:line="240" w:lineRule="auto"/>
        <w:rPr>
          <w:ins w:author="*InsertName Here*" w:date="2025-04-28T18:22:00Z" w16du:dateUtc="2025-04-28T17:22:00Z" w:id="31"/>
        </w:rPr>
      </w:pPr>
    </w:p>
    <w:p w:rsidR="005D7550" w:rsidP="6AAB1FFA" w:rsidRDefault="005D7550" w14:paraId="252FCA75" w14:textId="77777777">
      <w:pPr>
        <w:spacing w:after="0" w:line="240" w:lineRule="auto"/>
        <w:rPr>
          <w:ins w:author="*InsertName Here*" w:date="2025-04-28T18:22:00Z" w16du:dateUtc="2025-04-28T17:22:00Z" w:id="32"/>
        </w:rPr>
      </w:pPr>
    </w:p>
    <w:p w:rsidR="005D7550" w:rsidP="6AAB1FFA" w:rsidRDefault="005D7550" w14:paraId="3576C2C5" w14:textId="77777777">
      <w:pPr>
        <w:spacing w:after="0" w:line="240" w:lineRule="auto"/>
        <w:rPr>
          <w:ins w:author="*InsertName Here*" w:date="2025-04-28T18:22:00Z" w16du:dateUtc="2025-04-28T17:22:00Z" w:id="33"/>
        </w:rPr>
      </w:pPr>
      <w:ins w:author="*InsertName Here*" w:date="2025-04-28T18:22:00Z" w16du:dateUtc="2025-04-28T17:22:00Z" w:id="34">
        <w:r>
          <w:t xml:space="preserve">To further develop our </w:t>
        </w:r>
        <w:proofErr w:type="spellStart"/>
        <w:r>
          <w:t>IoT</w:t>
        </w:r>
        <w:proofErr w:type="spellEnd"/>
        <w:r>
          <w:t xml:space="preserve"> sound sensor alarm system, we would integrate Machine Learning (ML) and Internet-based functionality to create a more intelligent and connected device. A key enhancement would be using a Convolutional Neural Network (CNN) to classify different types of sounds, and then use the Internet to log or act on that data intelligently.</w:t>
        </w:r>
      </w:ins>
    </w:p>
    <w:p w:rsidR="005D7550" w:rsidP="6AAB1FFA" w:rsidRDefault="005D7550" w14:paraId="281AD85C" w14:textId="77777777">
      <w:pPr>
        <w:spacing w:after="0" w:line="240" w:lineRule="auto"/>
        <w:rPr>
          <w:ins w:author="*InsertName Here*" w:date="2025-04-28T18:22:00Z" w16du:dateUtc="2025-04-28T17:22:00Z" w:id="35"/>
        </w:rPr>
      </w:pPr>
    </w:p>
    <w:p w:rsidR="005D7550" w:rsidP="6AAB1FFA" w:rsidRDefault="005D7550" w14:paraId="28EAFE44" w14:textId="77777777">
      <w:pPr>
        <w:spacing w:after="0" w:line="240" w:lineRule="auto"/>
        <w:rPr>
          <w:ins w:author="*InsertName Here*" w:date="2025-04-28T18:22:00Z" w16du:dateUtc="2025-04-28T17:22:00Z" w:id="36"/>
        </w:rPr>
      </w:pPr>
      <w:ins w:author="*InsertName Here*" w:date="2025-04-28T18:22:00Z" w16du:dateUtc="2025-04-28T17:22:00Z" w:id="37">
        <w:r>
          <w:t>The CNN model would be trained on a dataset of labelled audio recordings (e.g., “glass breaking,” “talking,” “door closing,” “shouting,” etc.). These audio samples would be converted into spectrograms (visual representations of sound), which allow the model to learn and recognize patterns in different sound types. Once trained, the CNN would be deployed to analyse real-time sound input from the sensor.</w:t>
        </w:r>
      </w:ins>
    </w:p>
    <w:p w:rsidR="005D7550" w:rsidP="6AAB1FFA" w:rsidRDefault="005D7550" w14:paraId="5A293D0F" w14:textId="77777777">
      <w:pPr>
        <w:spacing w:after="0" w:line="240" w:lineRule="auto"/>
        <w:rPr>
          <w:ins w:author="*InsertName Here*" w:date="2025-04-28T18:22:00Z" w16du:dateUtc="2025-04-28T17:22:00Z" w:id="38"/>
        </w:rPr>
      </w:pPr>
    </w:p>
    <w:p w:rsidR="005D7550" w:rsidP="6AAB1FFA" w:rsidRDefault="005D7550" w14:paraId="7B1857CA" w14:textId="77777777">
      <w:pPr>
        <w:spacing w:after="0" w:line="240" w:lineRule="auto"/>
        <w:rPr>
          <w:ins w:author="*InsertName Here*" w:date="2025-04-28T18:22:00Z" w16du:dateUtc="2025-04-28T17:22:00Z" w:id="39"/>
        </w:rPr>
      </w:pPr>
      <w:ins w:author="*InsertName Here*" w:date="2025-04-28T18:22:00Z" w16du:dateUtc="2025-04-28T17:22:00Z" w:id="40">
        <w:r>
          <w:t>Internet functionality would enhance this by allowing the system to:</w:t>
        </w:r>
      </w:ins>
    </w:p>
    <w:p w:rsidR="005D7550" w:rsidP="6AAB1FFA" w:rsidRDefault="005D7550" w14:paraId="6FECDD6F" w14:textId="77777777">
      <w:pPr>
        <w:spacing w:after="0" w:line="240" w:lineRule="auto"/>
        <w:rPr>
          <w:ins w:author="*InsertName Here*" w:date="2025-04-28T18:22:00Z" w16du:dateUtc="2025-04-28T17:22:00Z" w:id="41"/>
        </w:rPr>
      </w:pPr>
    </w:p>
    <w:p w:rsidR="005D7550" w:rsidP="005D7550" w:rsidRDefault="005D7550" w14:paraId="6CF7F1AB" w14:textId="5AA15A5C">
      <w:pPr>
        <w:pStyle w:val="ListParagraph"/>
        <w:numPr>
          <w:ilvl w:val="0"/>
          <w:numId w:val="10"/>
        </w:numPr>
        <w:spacing w:after="0" w:line="240" w:lineRule="auto"/>
        <w:rPr>
          <w:ins w:author="*InsertName Here*" w:date="2025-04-28T18:22:00Z" w16du:dateUtc="2025-04-28T17:22:00Z" w:id="42"/>
        </w:rPr>
        <w:pPrChange w:author="*InsertName Here*" w:date="2025-04-28T18:22:00Z" w16du:dateUtc="2025-04-28T17:22:00Z" w:id="43">
          <w:pPr>
            <w:spacing w:after="0" w:line="240" w:lineRule="auto"/>
          </w:pPr>
        </w:pPrChange>
      </w:pPr>
      <w:ins w:author="*InsertName Here*" w:date="2025-04-28T18:22:00Z" w16du:dateUtc="2025-04-28T17:22:00Z" w:id="44">
        <w:r>
          <w:t xml:space="preserve">Log classified sound events to a Google Spreadsheet using a service like IFTTT or a </w:t>
        </w:r>
        <w:proofErr w:type="spellStart"/>
        <w:r>
          <w:t>webhook</w:t>
        </w:r>
        <w:proofErr w:type="spellEnd"/>
        <w:r>
          <w:t>, helping users view activity over time.</w:t>
        </w:r>
      </w:ins>
    </w:p>
    <w:p w:rsidR="005D7550" w:rsidP="6AAB1FFA" w:rsidRDefault="005D7550" w14:paraId="7EFF212E" w14:textId="77777777">
      <w:pPr>
        <w:spacing w:after="0" w:line="240" w:lineRule="auto"/>
        <w:rPr>
          <w:ins w:author="*InsertName Here*" w:date="2025-04-28T18:22:00Z" w16du:dateUtc="2025-04-28T17:22:00Z" w:id="45"/>
        </w:rPr>
      </w:pPr>
    </w:p>
    <w:p w:rsidR="005D7550" w:rsidP="005D7550" w:rsidRDefault="005D7550" w14:paraId="1CA8EFDA" w14:textId="2C3140A0">
      <w:pPr>
        <w:pStyle w:val="ListParagraph"/>
        <w:numPr>
          <w:ilvl w:val="0"/>
          <w:numId w:val="10"/>
        </w:numPr>
        <w:spacing w:after="0" w:line="240" w:lineRule="auto"/>
        <w:rPr>
          <w:ins w:author="*InsertName Here*" w:date="2025-04-28T18:22:00Z" w16du:dateUtc="2025-04-28T17:22:00Z" w:id="46"/>
        </w:rPr>
        <w:pPrChange w:author="*InsertName Here*" w:date="2025-04-28T18:22:00Z" w16du:dateUtc="2025-04-28T17:22:00Z" w:id="47">
          <w:pPr>
            <w:spacing w:after="0" w:line="240" w:lineRule="auto"/>
          </w:pPr>
        </w:pPrChange>
      </w:pPr>
      <w:ins w:author="*InsertName Here*" w:date="2025-04-28T18:22:00Z" w16du:dateUtc="2025-04-28T17:22:00Z" w:id="48">
        <w:r>
          <w:t xml:space="preserve">Send an email or app notification (e.g., via </w:t>
        </w:r>
        <w:proofErr w:type="spellStart"/>
        <w:r>
          <w:t>Blynk</w:t>
        </w:r>
        <w:proofErr w:type="spellEnd"/>
        <w:r>
          <w:t xml:space="preserve"> or IFTTT) only if the system detects a “dangerous” or unusual sound—helping reduce false alarms and provide useful remote alerts.</w:t>
        </w:r>
      </w:ins>
    </w:p>
    <w:p w:rsidR="005D7550" w:rsidP="005D7550" w:rsidRDefault="005D7550" w14:paraId="7C69BB2A" w14:textId="77777777">
      <w:pPr>
        <w:pStyle w:val="ListParagraph"/>
        <w:rPr>
          <w:ins w:author="*InsertName Here*" w:date="2025-04-28T18:22:00Z" w16du:dateUtc="2025-04-28T17:22:00Z" w:id="49"/>
        </w:rPr>
        <w:pPrChange w:author="*InsertName Here*" w:date="2025-04-28T18:22:00Z" w16du:dateUtc="2025-04-28T17:22:00Z" w:id="50">
          <w:pPr>
            <w:spacing w:after="0" w:line="240" w:lineRule="auto"/>
          </w:pPr>
        </w:pPrChange>
      </w:pPr>
    </w:p>
    <w:p w:rsidR="005D7550" w:rsidP="6AAB1FFA" w:rsidRDefault="005D7550" w14:paraId="180647B4" w14:textId="77777777">
      <w:pPr>
        <w:spacing w:after="0" w:line="240" w:lineRule="auto"/>
        <w:rPr>
          <w:ins w:author="*InsertName Here*" w:date="2025-04-28T18:22:00Z" w16du:dateUtc="2025-04-28T17:22:00Z" w:id="51"/>
        </w:rPr>
      </w:pPr>
    </w:p>
    <w:p w:rsidR="005D7550" w:rsidP="005D7550" w:rsidRDefault="005D7550" w14:paraId="43F97F22" w14:textId="7F3E3357">
      <w:pPr>
        <w:pStyle w:val="ListParagraph"/>
        <w:numPr>
          <w:ilvl w:val="0"/>
          <w:numId w:val="10"/>
        </w:numPr>
        <w:spacing w:after="0" w:line="240" w:lineRule="auto"/>
        <w:rPr>
          <w:ins w:author="*InsertName Here*" w:date="2025-04-28T18:22:00Z" w16du:dateUtc="2025-04-28T17:22:00Z" w:id="52"/>
        </w:rPr>
        <w:pPrChange w:author="*InsertName Here*" w:date="2025-04-28T18:22:00Z" w16du:dateUtc="2025-04-28T17:22:00Z" w:id="53">
          <w:pPr>
            <w:spacing w:after="0" w:line="240" w:lineRule="auto"/>
          </w:pPr>
        </w:pPrChange>
      </w:pPr>
      <w:ins w:author="*InsertName Here*" w:date="2025-04-28T18:22:00Z" w16du:dateUtc="2025-04-28T17:22:00Z" w:id="54">
        <w:r>
          <w:t xml:space="preserve">Optionally, a Web Dashboard or </w:t>
        </w:r>
        <w:proofErr w:type="spellStart"/>
        <w:r>
          <w:t>Blynk</w:t>
        </w:r>
        <w:proofErr w:type="spellEnd"/>
        <w:r>
          <w:t xml:space="preserve"> App could display sound classification logs, system status, and allow users to adjust the system sensitivity remotely.</w:t>
        </w:r>
      </w:ins>
    </w:p>
    <w:p w:rsidR="005D7550" w:rsidP="6AAB1FFA" w:rsidRDefault="005D7550" w14:paraId="558F24C6" w14:textId="77777777">
      <w:pPr>
        <w:spacing w:after="0" w:line="240" w:lineRule="auto"/>
        <w:rPr>
          <w:ins w:author="*InsertName Here*" w:date="2025-04-28T18:22:00Z" w16du:dateUtc="2025-04-28T17:22:00Z" w:id="55"/>
        </w:rPr>
      </w:pPr>
    </w:p>
    <w:p w:rsidR="005D7550" w:rsidP="6AAB1FFA" w:rsidRDefault="005D7550" w14:paraId="6F82AF92" w14:textId="77777777">
      <w:pPr>
        <w:spacing w:after="0" w:line="240" w:lineRule="auto"/>
        <w:rPr>
          <w:ins w:author="*InsertName Here*" w:date="2025-04-28T18:22:00Z" w16du:dateUtc="2025-04-28T17:22:00Z" w:id="56"/>
        </w:rPr>
      </w:pPr>
      <w:ins w:author="*InsertName Here*" w:date="2025-04-28T18:22:00Z" w16du:dateUtc="2025-04-28T17:22:00Z" w:id="57">
        <w:r>
          <w:t xml:space="preserve">This combination of ML and </w:t>
        </w:r>
        <w:proofErr w:type="spellStart"/>
        <w:r>
          <w:t>IoT</w:t>
        </w:r>
        <w:proofErr w:type="spellEnd"/>
        <w:r>
          <w:t xml:space="preserve"> would turn the basic alarm into a smart, connected, and adaptive safety system, capable of learning over time and providing real-time feedback through cloud-connected services. It also creates opportunities for advanced features, such as customizing alert types or integrating with other smart home devices (e.g., lights, locks, cameras</w:t>
        </w:r>
      </w:ins>
    </w:p>
    <w:p w:rsidR="005D7550" w:rsidP="6AAB1FFA" w:rsidRDefault="005D7550" w14:paraId="0396669C" w14:textId="77777777">
      <w:pPr>
        <w:spacing w:after="0" w:line="240" w:lineRule="auto"/>
        <w:rPr>
          <w:ins w:author="*InsertName Here*" w:date="2025-04-28T18:22:00Z" w16du:dateUtc="2025-04-28T17:22:00Z" w:id="58"/>
        </w:rPr>
      </w:pPr>
    </w:p>
    <w:p w:rsidR="005D7550" w:rsidP="6AAB1FFA" w:rsidRDefault="005D7550" w14:paraId="3BEB17CF" w14:textId="77777777">
      <w:pPr>
        <w:spacing w:after="0" w:line="240" w:lineRule="auto"/>
        <w:rPr>
          <w:ins w:author="Lily Hinde" w:date="2025-04-14T19:27:00Z" w16du:dateUtc="2025-04-14T18:27:00Z" w:id="59"/>
        </w:rPr>
      </w:pPr>
    </w:p>
    <w:p w:rsidR="00AC605B" w:rsidP="6AAB1FFA" w:rsidRDefault="00AC605B" w14:paraId="0F99E6C2" w14:textId="704A41BC">
      <w:pPr>
        <w:spacing w:after="0" w:line="240" w:lineRule="auto"/>
        <w:rPr>
          <w:ins w:author="Lily Hinde" w:date="2025-04-14T19:27:00Z" w16du:dateUtc="2025-04-14T18:27:00Z" w:id="60"/>
        </w:rPr>
      </w:pPr>
      <w:ins w:author="Lily Hinde" w:date="2025-04-14T19:27:00Z" w16du:dateUtc="2025-04-14T18:27:00Z" w:id="61">
        <w:r>
          <w:t>Video of Final Project</w:t>
        </w:r>
      </w:ins>
    </w:p>
    <w:p w:rsidR="00AC605B" w:rsidP="6AAB1FFA" w:rsidRDefault="00AC605B" w14:paraId="0DB4BD03" w14:textId="77777777">
      <w:pPr>
        <w:spacing w:after="0" w:line="240" w:lineRule="auto"/>
        <w:rPr>
          <w:ins w:author="Lily Hinde" w:date="2025-04-14T19:27:00Z" w16du:dateUtc="2025-04-14T18:27:00Z" w:id="62"/>
        </w:rPr>
      </w:pPr>
    </w:p>
    <w:p w:rsidR="0028587A" w:rsidP="00550F0B" w:rsidRDefault="00550F0B" w14:paraId="02FB6491" w14:textId="3DA5ABF4" w14:noSpellErr="1">
      <w:pPr>
        <w:spacing w:after="0" w:line="240" w:lineRule="auto"/>
        <w:rPr>
          <w:ins w:author="Guest User" w:date="2025-04-28T22:51:40.03Z" w16du:dateUtc="2025-04-28T22:51:40.03Z" w:id="660670913"/>
        </w:rPr>
      </w:pPr>
      <w:ins w:author="Lily Hinde" w:date="2025-04-14T20:06:00Z" w:id="1162890235">
        <w:r>
          <w:fldChar w:fldCharType="begin"/>
        </w:r>
      </w:ins>
      <w:ins w:author="Lily Hinde" w:date="2025-04-28T17:37:00Z" w:id="469148843">
        <w:r>
          <w:instrText xml:space="preserve">HYPERLINK "C:\\Users\\LilyH\\Downloads\\project video.mp4"</w:instrText>
        </w:r>
      </w:ins>
      <w:ins w:author="Lily Hinde" w:date="2025-04-14T20:06:00Z" w:id="1989580030">
        <w:r>
          <w:fldChar w:fldCharType="separate"/>
        </w:r>
        <w:r w:rsidRPr="3A10C34B" w:rsidR="3A10C34B">
          <w:rPr>
            <w:rStyle w:val="Hyperlink"/>
          </w:rPr>
          <w:t>Project Video</w:t>
        </w:r>
        <w:r>
          <w:fldChar w:fldCharType="end"/>
        </w:r>
      </w:ins>
    </w:p>
    <w:p w:rsidR="3A10C34B" w:rsidP="3A10C34B" w:rsidRDefault="3A10C34B" w14:paraId="497B0DBD" w14:textId="35924380">
      <w:pPr>
        <w:spacing w:after="0" w:line="240" w:lineRule="auto"/>
        <w:rPr>
          <w:ins w:author="Guest User" w:date="2025-04-28T22:51:41.725Z" w16du:dateUtc="2025-04-28T22:51:41.725Z" w:id="792750117"/>
        </w:rPr>
      </w:pPr>
    </w:p>
    <w:p w:rsidR="3A10C34B" w:rsidP="3A10C34B" w:rsidRDefault="3A10C34B" w14:paraId="71E64263" w14:textId="3ED27AE9">
      <w:pPr>
        <w:spacing w:after="0" w:line="240" w:lineRule="auto"/>
        <w:rPr>
          <w:ins w:author="Guest User" w:date="2025-04-28T22:51:42.219Z" w16du:dateUtc="2025-04-28T22:51:42.219Z" w:id="1773918204"/>
        </w:rPr>
      </w:pPr>
    </w:p>
    <w:p w:rsidR="3A10C34B" w:rsidP="3A10C34B" w:rsidRDefault="3A10C34B" w14:paraId="163A5B8E" w14:textId="7800564A">
      <w:pPr>
        <w:spacing w:after="0" w:line="240" w:lineRule="auto"/>
        <w:rPr>
          <w:ins w:author="Guest User" w:date="2025-04-28T22:51:42.757Z" w16du:dateUtc="2025-04-28T22:51:42.757Z" w:id="596056191"/>
        </w:rPr>
      </w:pPr>
    </w:p>
    <w:p w:rsidR="3A10C34B" w:rsidP="3A10C34B" w:rsidRDefault="3A10C34B" w14:paraId="0BC23050" w14:textId="6412E3EE">
      <w:pPr>
        <w:spacing w:after="0" w:line="240" w:lineRule="auto"/>
        <w:rPr>
          <w:ins w:author="Lily Hinde" w:date="2025-04-27T20:39:00Z" w16du:dateUtc="2025-04-27T19:39:00Z" w:id="1534486871"/>
        </w:rPr>
      </w:pPr>
    </w:p>
    <w:p w:rsidRPr="00D22C95" w:rsidR="00DC4918" w:rsidP="3A10C34B" w:rsidRDefault="00DC4918" w14:paraId="5C7AFC65" w14:textId="782C79D4">
      <w:pPr>
        <w:pStyle w:val="Normal"/>
        <w:spacing w:after="0" w:line="240" w:lineRule="auto"/>
      </w:pPr>
    </w:p>
    <w:tbl>
      <w:tblPr>
        <w:tblStyle w:val="TableGrid"/>
        <w:tblW w:w="0" w:type="auto"/>
        <w:tblLayout w:type="fixed"/>
        <w:tblLook w:val="06A0" w:firstRow="1" w:lastRow="0" w:firstColumn="1" w:lastColumn="0" w:noHBand="1" w:noVBand="1"/>
      </w:tblPr>
      <w:tblGrid>
        <w:gridCol w:w="1502"/>
        <w:gridCol w:w="1502"/>
        <w:gridCol w:w="1502"/>
        <w:gridCol w:w="1502"/>
        <w:gridCol w:w="1502"/>
        <w:gridCol w:w="1502"/>
      </w:tblGrid>
      <w:tr w:rsidR="3A10C34B" w:rsidTr="3A10C34B" w14:paraId="06798318">
        <w:trPr>
          <w:trHeight w:val="300"/>
          <w:ins w:author="Guest User" w:date="2025-04-28T22:39:54.459Z" w16du:dateUtc="2025-04-28T22:39:54.459Z" w:id="1344919116"/>
        </w:trPr>
        <w:tc>
          <w:tcPr>
            <w:tcW w:w="9012" w:type="dxa"/>
            <w:gridSpan w:val="6"/>
            <w:tcMar/>
          </w:tcPr>
          <w:p w:rsidR="3A10C34B" w:rsidP="3A10C34B" w:rsidRDefault="3A10C34B" w14:paraId="406E4937" w14:textId="0215DF50">
            <w:pPr>
              <w:pStyle w:val="Normal"/>
              <w:rPr>
                <w:ins w:author="Guest User" w:date="2025-04-28T22:42:01.407Z" w16du:dateUtc="2025-04-28T22:42:01.407Z" w:id="1936096005"/>
                <w:u w:val="none"/>
                <w:rPrChange w:author="Guest User" w:date="2025-04-28T22:42:17.726Z" w:id="1667046168">
                  <w:rPr>
                    <w:ins w:author="Guest User" w:date="2025-04-28T22:42:01.407Z" w16du:dateUtc="2025-04-28T22:42:01.407Z" w:id="271572137"/>
                    <w:u w:val="single"/>
                  </w:rPr>
                </w:rPrChange>
              </w:rPr>
            </w:pPr>
            <w:ins w:author="Guest User" w:date="2025-04-28T22:41:50.217Z" w:id="1718524058">
              <w:r w:rsidR="3A10C34B">
                <w:rPr>
                  <w:u w:val="none"/>
                </w:rPr>
                <w:t>Project Name</w:t>
              </w:r>
            </w:ins>
          </w:p>
          <w:p w:rsidR="3A10C34B" w:rsidP="3A10C34B" w:rsidRDefault="3A10C34B" w14:paraId="0A09AD4D" w14:textId="54E1239B">
            <w:pPr>
              <w:pStyle w:val="Normal"/>
            </w:pPr>
            <w:ins w:author="Guest User" w:date="2025-04-28T22:42:59.827Z" w:id="1356858587">
              <w:r w:rsidR="3A10C34B">
                <w:t xml:space="preserve">Sound Sensor Alarm </w:t>
              </w:r>
              <w:r w:rsidR="3A10C34B">
                <w:t>System</w:t>
              </w:r>
            </w:ins>
          </w:p>
        </w:tc>
      </w:tr>
      <w:tr w:rsidR="3A10C34B" w:rsidTr="3A10C34B" w14:paraId="1F79530A">
        <w:trPr>
          <w:trHeight w:val="300"/>
          <w:ins w:author="Guest User" w:date="2025-04-28T22:39:54.459Z" w16du:dateUtc="2025-04-28T22:39:54.459Z" w:id="574045340"/>
        </w:trPr>
        <w:tc>
          <w:tcPr>
            <w:tcW w:w="1502" w:type="dxa"/>
            <w:tcMar/>
          </w:tcPr>
          <w:p w:rsidR="3A10C34B" w:rsidP="3A10C34B" w:rsidRDefault="3A10C34B" w14:paraId="124EC80B" w14:textId="3115E7A4">
            <w:pPr>
              <w:pStyle w:val="Normal"/>
            </w:pPr>
            <w:ins w:author="Guest User" w:date="2025-04-28T22:43:25.679Z" w:id="1942446924">
              <w:r w:rsidR="3A10C34B">
                <w:t>Risk Zone</w:t>
              </w:r>
            </w:ins>
          </w:p>
        </w:tc>
        <w:tc>
          <w:tcPr>
            <w:tcW w:w="1502" w:type="dxa"/>
            <w:tcMar/>
          </w:tcPr>
          <w:p w:rsidR="3A10C34B" w:rsidP="3A10C34B" w:rsidRDefault="3A10C34B" w14:paraId="548ABB1D" w14:textId="2A8A625B">
            <w:pPr>
              <w:pStyle w:val="Normal"/>
            </w:pPr>
            <w:ins w:author="Guest User" w:date="2025-04-28T22:43:37.844Z" w:id="708048344">
              <w:r w:rsidR="3A10C34B">
                <w:t>Risk Descriptions</w:t>
              </w:r>
            </w:ins>
          </w:p>
        </w:tc>
        <w:tc>
          <w:tcPr>
            <w:tcW w:w="1502" w:type="dxa"/>
            <w:tcMar/>
          </w:tcPr>
          <w:p w:rsidR="3A10C34B" w:rsidRDefault="3A10C34B" w14:paraId="73EC956A" w14:textId="04663FE0">
            <w:ins w:author="Guest User" w:date="2025-04-28T22:43:55.477Z" w:id="1469646341">
              <w:r w:rsidR="3A10C34B">
                <w:t>Likelihood (Score 1-5)</w:t>
              </w:r>
            </w:ins>
          </w:p>
        </w:tc>
        <w:tc>
          <w:tcPr>
            <w:tcW w:w="1502" w:type="dxa"/>
            <w:tcMar/>
          </w:tcPr>
          <w:p w:rsidR="3A10C34B" w:rsidRDefault="3A10C34B" w14:paraId="54DA70E7" w14:textId="3BC9E9D8">
            <w:ins w:author="Guest User" w:date="2025-04-28T22:44:07.763Z" w:id="372489369">
              <w:r w:rsidR="3A10C34B">
                <w:t>Impact (Score 1-5)</w:t>
              </w:r>
            </w:ins>
          </w:p>
        </w:tc>
        <w:tc>
          <w:tcPr>
            <w:tcW w:w="1502" w:type="dxa"/>
            <w:tcMar/>
          </w:tcPr>
          <w:p w:rsidR="3A10C34B" w:rsidRDefault="3A10C34B" w14:paraId="23E7A079" w14:textId="1FB081F0">
            <w:pPr>
              <w:rPr>
                <w:ins w:author="Guest User" w:date="2025-04-28T22:44:46.474Z" w16du:dateUtc="2025-04-28T22:44:46.474Z" w:id="760341029"/>
              </w:rPr>
            </w:pPr>
            <w:ins w:author="Guest User" w:date="2025-04-28T22:44:27.133Z" w:id="1386463357">
              <w:r w:rsidR="3A10C34B">
                <w:t>Risk Score</w:t>
              </w:r>
            </w:ins>
          </w:p>
          <w:p w:rsidR="3A10C34B" w:rsidP="3A10C34B" w:rsidRDefault="3A10C34B" w14:paraId="5EBBD0F3" w14:textId="183A5AF3">
            <w:pPr>
              <w:rPr>
                <w:rFonts w:ascii="Aptos" w:hAnsi="Aptos" w:eastAsia="Aptos" w:cs="Aptos"/>
                <w:noProof w:val="0"/>
                <w:sz w:val="24"/>
                <w:szCs w:val="24"/>
                <w:lang w:val="en-GB"/>
              </w:rPr>
            </w:pPr>
            <w:ins w:author="Guest User" w:date="2025-04-28T22:44:47.599Z" w:id="1191143723">
              <w:r>
                <w:br/>
              </w:r>
              <w:r w:rsidRPr="3A10C34B" w:rsidR="3A10C34B">
                <w:rPr>
                  <w:rFonts w:ascii="Calibri" w:hAnsi="Calibri" w:eastAsia="Calibri" w:cs="Calibri"/>
                  <w:b w:val="1"/>
                  <w:bCs w:val="1"/>
                  <w:i w:val="0"/>
                  <w:iCs w:val="0"/>
                  <w:caps w:val="0"/>
                  <w:smallCaps w:val="0"/>
                  <w:noProof w:val="0"/>
                  <w:color w:val="FFFFFF" w:themeColor="background1" w:themeTint="FF" w:themeShade="FF"/>
                  <w:sz w:val="14"/>
                  <w:szCs w:val="14"/>
                  <w:lang w:val="en-IE"/>
                </w:rPr>
                <w:t>Likelihood x Impact</w:t>
              </w:r>
            </w:ins>
          </w:p>
        </w:tc>
        <w:tc>
          <w:tcPr>
            <w:tcW w:w="1502" w:type="dxa"/>
            <w:tcMar/>
          </w:tcPr>
          <w:p w:rsidR="3A10C34B" w:rsidP="3A10C34B" w:rsidRDefault="3A10C34B" w14:paraId="648E0C0F" w14:textId="0C6F2D91">
            <w:pPr>
              <w:rPr>
                <w:ins w:author="Guest User" w:date="2025-04-28T22:44:59.586Z" w16du:dateUtc="2025-04-28T22:44:59.586Z" w:id="1570337468"/>
                <w:rFonts w:ascii="Aptos" w:hAnsi="Aptos" w:eastAsia="Aptos" w:cs="Aptos"/>
                <w:noProof w:val="0"/>
                <w:sz w:val="24"/>
                <w:szCs w:val="24"/>
                <w:lang w:val="en-GB"/>
              </w:rPr>
            </w:pPr>
            <w:ins w:author="Guest User" w:date="2025-04-28T22:44:59.586Z" w:id="365469003">
              <w:r w:rsidRPr="3A10C34B" w:rsidR="3A10C34B">
                <w:rPr>
                  <w:rFonts w:ascii="Calibri" w:hAnsi="Calibri" w:eastAsia="Calibri" w:cs="Calibri"/>
                  <w:b w:val="1"/>
                  <w:bCs w:val="1"/>
                  <w:i w:val="0"/>
                  <w:iCs w:val="0"/>
                  <w:caps w:val="0"/>
                  <w:smallCaps w:val="0"/>
                  <w:noProof w:val="0"/>
                  <w:color w:val="FFFFFF" w:themeColor="background1" w:themeTint="FF" w:themeShade="FF"/>
                  <w:sz w:val="24"/>
                  <w:szCs w:val="24"/>
                  <w:lang w:val="en-IE"/>
                </w:rPr>
                <w:t>Risk Remediation Actions Required</w:t>
              </w:r>
            </w:ins>
          </w:p>
          <w:p w:rsidR="3A10C34B" w:rsidP="3A10C34B" w:rsidRDefault="3A10C34B" w14:paraId="18985826" w14:textId="65B3FF89">
            <w:pPr>
              <w:pStyle w:val="Normal"/>
            </w:pPr>
          </w:p>
        </w:tc>
      </w:tr>
      <w:tr w:rsidR="3A10C34B" w:rsidTr="3A10C34B" w14:paraId="65851BF9">
        <w:trPr>
          <w:trHeight w:val="300"/>
          <w:ins w:author="Guest User" w:date="2025-04-28T22:39:54.459Z" w16du:dateUtc="2025-04-28T22:39:54.459Z" w:id="813738103"/>
        </w:trPr>
        <w:tc>
          <w:tcPr>
            <w:tcW w:w="1502" w:type="dxa"/>
            <w:tcMar/>
          </w:tcPr>
          <w:p w:rsidR="3A10C34B" w:rsidP="3A10C34B" w:rsidRDefault="3A10C34B" w14:paraId="2925CF8A" w14:textId="53997A92">
            <w:pPr>
              <w:rPr>
                <w:ins w:author="Guest User" w:date="2025-04-28T22:45:13.691Z" w16du:dateUtc="2025-04-28T22:45:13.691Z" w:id="2046567731"/>
                <w:rFonts w:ascii="Aptos" w:hAnsi="Aptos" w:eastAsia="Aptos" w:cs="Aptos"/>
                <w:noProof w:val="0"/>
                <w:sz w:val="24"/>
                <w:szCs w:val="24"/>
                <w:lang w:val="en-GB"/>
              </w:rPr>
            </w:pPr>
            <w:ins w:author="Guest User" w:date="2025-04-28T22:45:13.691Z" w:id="1533555270">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Zone 1 - Truth, Disinformation, Propaganda</w:t>
              </w:r>
            </w:ins>
          </w:p>
          <w:p w:rsidR="3A10C34B" w:rsidP="3A10C34B" w:rsidRDefault="3A10C34B" w14:paraId="74F04B65" w14:textId="1A71FD1B">
            <w:pPr>
              <w:pStyle w:val="Normal"/>
            </w:pPr>
          </w:p>
        </w:tc>
        <w:tc>
          <w:tcPr>
            <w:tcW w:w="1502" w:type="dxa"/>
            <w:tcMar/>
          </w:tcPr>
          <w:p w:rsidR="3A10C34B" w:rsidP="3A10C34B" w:rsidRDefault="3A10C34B" w14:paraId="0A980932" w14:textId="3D76BBF2">
            <w:pPr>
              <w:pStyle w:val="Normal"/>
              <w:jc w:val="center"/>
              <w:rPr>
                <w:ins w:author="Guest User" w:date="2025-04-28T22:45:25.177Z" w16du:dateUtc="2025-04-28T22:45:25.177Z" w:id="650738647"/>
                <w:rFonts w:ascii="Aptos" w:hAnsi="Aptos" w:eastAsia="Aptos" w:cs="Aptos"/>
                <w:noProof w:val="0"/>
                <w:sz w:val="24"/>
                <w:szCs w:val="24"/>
                <w:lang w:val="en-GB"/>
              </w:rPr>
            </w:pPr>
            <w:ins w:author="Guest User" w:date="2025-04-28T22:45:24.101Z" w:id="660162855">
              <w:r w:rsidR="3A10C34B">
                <w:t>U</w:t>
              </w:r>
            </w:ins>
            <w:ins w:author="Guest User" w:date="2025-04-28T22:46:25.757Z" w:id="2076496301">
              <w:r w:rsidR="3A10C34B">
                <w:t>nintended</w:t>
              </w:r>
            </w:ins>
            <w:ins w:author="Guest User" w:date="2025-04-28T22:45:24.101Z" w:id="1479741075">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 xml:space="preserve"> false alarms could cause panic or misinformation in shared spaces.</w:t>
              </w:r>
            </w:ins>
          </w:p>
          <w:p w:rsidR="3A10C34B" w:rsidP="3A10C34B" w:rsidRDefault="3A10C34B" w14:paraId="18F4CBEA" w14:textId="3DCD5825">
            <w:pPr>
              <w:pStyle w:val="Normal"/>
            </w:pPr>
          </w:p>
        </w:tc>
        <w:tc>
          <w:tcPr>
            <w:tcW w:w="1502" w:type="dxa"/>
            <w:tcMar/>
          </w:tcPr>
          <w:p w:rsidR="3A10C34B" w:rsidP="3A10C34B" w:rsidRDefault="3A10C34B" w14:paraId="1B9923F0" w14:textId="12473DD5">
            <w:pPr>
              <w:pStyle w:val="Normal"/>
            </w:pPr>
            <w:ins w:author="Guest User" w:date="2025-04-28T22:45:40.186Z" w:id="889142609">
              <w:r w:rsidR="3A10C34B">
                <w:t>2</w:t>
              </w:r>
            </w:ins>
          </w:p>
        </w:tc>
        <w:tc>
          <w:tcPr>
            <w:tcW w:w="1502" w:type="dxa"/>
            <w:tcMar/>
          </w:tcPr>
          <w:p w:rsidR="3A10C34B" w:rsidP="3A10C34B" w:rsidRDefault="3A10C34B" w14:paraId="575AFBA8" w14:textId="58AADC66">
            <w:pPr>
              <w:pStyle w:val="Normal"/>
            </w:pPr>
            <w:ins w:author="Guest User" w:date="2025-04-28T22:45:42.094Z" w:id="801618957">
              <w:r w:rsidR="3A10C34B">
                <w:t>3</w:t>
              </w:r>
            </w:ins>
          </w:p>
        </w:tc>
        <w:tc>
          <w:tcPr>
            <w:tcW w:w="1502" w:type="dxa"/>
            <w:tcMar/>
          </w:tcPr>
          <w:p w:rsidR="3A10C34B" w:rsidP="3A10C34B" w:rsidRDefault="3A10C34B" w14:paraId="3CB0EAE1" w14:textId="5CB4EE81">
            <w:pPr>
              <w:pStyle w:val="Normal"/>
            </w:pPr>
            <w:ins w:author="Guest User" w:date="2025-04-28T22:45:44.332Z" w:id="412758039">
              <w:r w:rsidR="3A10C34B">
                <w:t>6</w:t>
              </w:r>
            </w:ins>
          </w:p>
        </w:tc>
        <w:tc>
          <w:tcPr>
            <w:tcW w:w="1502" w:type="dxa"/>
            <w:tcMar/>
          </w:tcPr>
          <w:p w:rsidR="3A10C34B" w:rsidP="3A10C34B" w:rsidRDefault="3A10C34B" w14:paraId="345E7E44" w14:textId="1541C30D">
            <w:pPr>
              <w:rPr>
                <w:ins w:author="Guest User" w:date="2025-04-28T22:45:51.942Z" w16du:dateUtc="2025-04-28T22:45:51.942Z" w:id="1710527677"/>
                <w:rFonts w:ascii="Aptos" w:hAnsi="Aptos" w:eastAsia="Aptos" w:cs="Aptos"/>
                <w:noProof w:val="0"/>
                <w:sz w:val="24"/>
                <w:szCs w:val="24"/>
                <w:lang w:val="en-GB"/>
              </w:rPr>
            </w:pPr>
            <w:ins w:author="Guest User" w:date="2025-04-28T22:45:51.942Z" w:id="603377812">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Ensure proper calibration, user education, and minimal external announcements.</w:t>
              </w:r>
            </w:ins>
          </w:p>
          <w:p w:rsidR="3A10C34B" w:rsidP="3A10C34B" w:rsidRDefault="3A10C34B" w14:paraId="0247D012" w14:textId="1012A2FE">
            <w:pPr>
              <w:pStyle w:val="Normal"/>
            </w:pPr>
          </w:p>
        </w:tc>
      </w:tr>
      <w:tr w:rsidR="3A10C34B" w:rsidTr="3A10C34B" w14:paraId="4F8C136B">
        <w:trPr>
          <w:trHeight w:val="300"/>
          <w:ins w:author="Guest User" w:date="2025-04-28T22:39:54.46Z" w16du:dateUtc="2025-04-28T22:39:54.46Z" w:id="329174733"/>
        </w:trPr>
        <w:tc>
          <w:tcPr>
            <w:tcW w:w="1502" w:type="dxa"/>
            <w:tcMar/>
          </w:tcPr>
          <w:p w:rsidR="3A10C34B" w:rsidP="3A10C34B" w:rsidRDefault="3A10C34B" w14:paraId="564E980D" w14:textId="78840C61">
            <w:pPr>
              <w:rPr>
                <w:ins w:author="Guest User" w:date="2025-04-28T22:46:41.326Z" w16du:dateUtc="2025-04-28T22:46:41.326Z" w:id="1470320677"/>
                <w:rFonts w:ascii="Aptos" w:hAnsi="Aptos" w:eastAsia="Aptos" w:cs="Aptos"/>
                <w:noProof w:val="0"/>
                <w:sz w:val="24"/>
                <w:szCs w:val="24"/>
                <w:lang w:val="en-GB"/>
              </w:rPr>
            </w:pPr>
            <w:ins w:author="Guest User" w:date="2025-04-28T22:46:41.325Z" w:id="1812990075">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Zone 2 - Addiction &amp; the Dopamine Economy</w:t>
              </w:r>
            </w:ins>
          </w:p>
          <w:p w:rsidR="3A10C34B" w:rsidP="3A10C34B" w:rsidRDefault="3A10C34B" w14:paraId="71049D0B" w14:textId="3697068C">
            <w:pPr>
              <w:pStyle w:val="Normal"/>
            </w:pPr>
          </w:p>
        </w:tc>
        <w:tc>
          <w:tcPr>
            <w:tcW w:w="1502" w:type="dxa"/>
            <w:tcMar/>
          </w:tcPr>
          <w:p w:rsidR="3A10C34B" w:rsidP="3A10C34B" w:rsidRDefault="3A10C34B" w14:paraId="275A98A8" w14:textId="494314D8">
            <w:pPr>
              <w:rPr>
                <w:rFonts w:ascii="Aptos" w:hAnsi="Aptos" w:eastAsia="Aptos" w:cs="Aptos"/>
                <w:noProof w:val="0"/>
                <w:sz w:val="24"/>
                <w:szCs w:val="24"/>
                <w:lang w:val="en-GB"/>
              </w:rPr>
            </w:pPr>
            <w:ins w:author="Guest User" w:date="2025-04-28T22:46:50.111Z" w:id="1312726468">
              <w:r w:rsidRPr="3A10C34B" w:rsidR="3A10C34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IE"/>
                </w:rPr>
                <w:t>System</w:t>
              </w:r>
              <w:r w:rsidRPr="3A10C34B" w:rsidR="3A10C34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IE"/>
                </w:rPr>
                <w:t xml:space="preserve"> unlikely to be habit-forming or addictive.</w:t>
              </w:r>
            </w:ins>
          </w:p>
        </w:tc>
        <w:tc>
          <w:tcPr>
            <w:tcW w:w="1502" w:type="dxa"/>
            <w:tcMar/>
          </w:tcPr>
          <w:p w:rsidR="3A10C34B" w:rsidP="3A10C34B" w:rsidRDefault="3A10C34B" w14:paraId="47FDCA23" w14:textId="37E4E514">
            <w:pPr>
              <w:pStyle w:val="Normal"/>
            </w:pPr>
            <w:ins w:author="Guest User" w:date="2025-04-28T22:47:05.069Z" w:id="1736271698">
              <w:r w:rsidR="3A10C34B">
                <w:t>1</w:t>
              </w:r>
            </w:ins>
          </w:p>
        </w:tc>
        <w:tc>
          <w:tcPr>
            <w:tcW w:w="1502" w:type="dxa"/>
            <w:tcMar/>
          </w:tcPr>
          <w:p w:rsidR="3A10C34B" w:rsidP="3A10C34B" w:rsidRDefault="3A10C34B" w14:paraId="55AC216A" w14:textId="68E12E71">
            <w:pPr>
              <w:pStyle w:val="Normal"/>
            </w:pPr>
            <w:ins w:author="Guest User" w:date="2025-04-28T22:47:06.657Z" w:id="1437085046">
              <w:r w:rsidR="3A10C34B">
                <w:t>1</w:t>
              </w:r>
            </w:ins>
          </w:p>
        </w:tc>
        <w:tc>
          <w:tcPr>
            <w:tcW w:w="1502" w:type="dxa"/>
            <w:tcMar/>
          </w:tcPr>
          <w:p w:rsidR="3A10C34B" w:rsidP="3A10C34B" w:rsidRDefault="3A10C34B" w14:paraId="2555DC6E" w14:textId="08F4B280">
            <w:pPr>
              <w:pStyle w:val="Normal"/>
            </w:pPr>
            <w:ins w:author="Guest User" w:date="2025-04-28T22:47:07.78Z" w:id="485822722">
              <w:r w:rsidR="3A10C34B">
                <w:t>1</w:t>
              </w:r>
            </w:ins>
          </w:p>
        </w:tc>
        <w:tc>
          <w:tcPr>
            <w:tcW w:w="1502" w:type="dxa"/>
            <w:tcMar/>
          </w:tcPr>
          <w:p w:rsidR="3A10C34B" w:rsidP="3A10C34B" w:rsidRDefault="3A10C34B" w14:paraId="5F58CD0C" w14:textId="0871548D">
            <w:pPr>
              <w:rPr>
                <w:ins w:author="Guest User" w:date="2025-04-28T22:45:59.731Z" w16du:dateUtc="2025-04-28T22:45:59.731Z" w:id="1855848599"/>
                <w:rFonts w:ascii="Aptos" w:hAnsi="Aptos" w:eastAsia="Aptos" w:cs="Aptos"/>
                <w:noProof w:val="0"/>
                <w:sz w:val="24"/>
                <w:szCs w:val="24"/>
                <w:lang w:val="en-GB"/>
              </w:rPr>
            </w:pPr>
            <w:ins w:author="Guest User" w:date="2025-04-28T22:45:59.731Z" w:id="578084562">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No remediation needed</w:t>
              </w:r>
            </w:ins>
          </w:p>
          <w:p w:rsidR="3A10C34B" w:rsidP="3A10C34B" w:rsidRDefault="3A10C34B" w14:paraId="671C9F2F" w14:textId="69692866">
            <w:pPr>
              <w:pStyle w:val="Normal"/>
            </w:pPr>
          </w:p>
        </w:tc>
      </w:tr>
      <w:tr w:rsidR="3A10C34B" w:rsidTr="3A10C34B" w14:paraId="00DBFF56">
        <w:trPr>
          <w:trHeight w:val="300"/>
          <w:ins w:author="Guest User" w:date="2025-04-28T22:39:54.46Z" w16du:dateUtc="2025-04-28T22:39:54.46Z" w:id="1834611014"/>
        </w:trPr>
        <w:tc>
          <w:tcPr>
            <w:tcW w:w="1502" w:type="dxa"/>
            <w:tcMar/>
          </w:tcPr>
          <w:p w:rsidR="3A10C34B" w:rsidP="3A10C34B" w:rsidRDefault="3A10C34B" w14:paraId="21E57B54" w14:textId="41E46C16">
            <w:pPr>
              <w:rPr>
                <w:ins w:author="Guest User" w:date="2025-04-28T22:47:16.767Z" w16du:dateUtc="2025-04-28T22:47:16.767Z" w:id="126696882"/>
                <w:rFonts w:ascii="Aptos" w:hAnsi="Aptos" w:eastAsia="Aptos" w:cs="Aptos"/>
                <w:noProof w:val="0"/>
                <w:sz w:val="24"/>
                <w:szCs w:val="24"/>
                <w:lang w:val="en-GB"/>
              </w:rPr>
            </w:pPr>
            <w:ins w:author="Guest User" w:date="2025-04-28T22:47:16.767Z" w:id="1130617733">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Zone 3 - Economic &amp; Asset Inequalities</w:t>
              </w:r>
            </w:ins>
          </w:p>
          <w:p w:rsidR="3A10C34B" w:rsidP="3A10C34B" w:rsidRDefault="3A10C34B" w14:paraId="3A25CAF1" w14:textId="3076EF6C">
            <w:pPr>
              <w:pStyle w:val="Normal"/>
            </w:pPr>
          </w:p>
        </w:tc>
        <w:tc>
          <w:tcPr>
            <w:tcW w:w="1502" w:type="dxa"/>
            <w:tcMar/>
          </w:tcPr>
          <w:p w:rsidR="3A10C34B" w:rsidP="3A10C34B" w:rsidRDefault="3A10C34B" w14:paraId="1D88EB8A" w14:textId="3CEEECE9">
            <w:pPr>
              <w:jc w:val="center"/>
              <w:rPr>
                <w:ins w:author="Guest User" w:date="2025-04-28T22:47:25.225Z" w16du:dateUtc="2025-04-28T22:47:25.225Z" w:id="219938432"/>
                <w:rFonts w:ascii="Aptos" w:hAnsi="Aptos" w:eastAsia="Aptos" w:cs="Aptos"/>
                <w:noProof w:val="0"/>
                <w:sz w:val="24"/>
                <w:szCs w:val="24"/>
                <w:lang w:val="en-GB"/>
              </w:rPr>
            </w:pPr>
            <w:ins w:author="Guest User" w:date="2025-04-28T22:47:25.225Z" w:id="958441884">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Users with fewer resources may not access this safety tech.</w:t>
              </w:r>
            </w:ins>
          </w:p>
          <w:p w:rsidR="3A10C34B" w:rsidP="3A10C34B" w:rsidRDefault="3A10C34B" w14:paraId="19464389" w14:textId="7F45C065">
            <w:pPr>
              <w:pStyle w:val="Normal"/>
            </w:pPr>
          </w:p>
        </w:tc>
        <w:tc>
          <w:tcPr>
            <w:tcW w:w="1502" w:type="dxa"/>
            <w:tcMar/>
          </w:tcPr>
          <w:p w:rsidR="3A10C34B" w:rsidP="3A10C34B" w:rsidRDefault="3A10C34B" w14:paraId="2FB1931A" w14:textId="4AD85263">
            <w:pPr>
              <w:pStyle w:val="Normal"/>
            </w:pPr>
            <w:ins w:author="Guest User" w:date="2025-04-28T22:47:31.048Z" w:id="743597635">
              <w:r w:rsidR="3A10C34B">
                <w:t>3</w:t>
              </w:r>
            </w:ins>
          </w:p>
        </w:tc>
        <w:tc>
          <w:tcPr>
            <w:tcW w:w="1502" w:type="dxa"/>
            <w:tcMar/>
          </w:tcPr>
          <w:p w:rsidR="3A10C34B" w:rsidP="3A10C34B" w:rsidRDefault="3A10C34B" w14:paraId="5459F2C5" w14:textId="1D91EB98">
            <w:pPr>
              <w:pStyle w:val="Normal"/>
            </w:pPr>
            <w:ins w:author="Guest User" w:date="2025-04-28T22:47:33.021Z" w:id="1814034845">
              <w:r w:rsidR="3A10C34B">
                <w:t>3</w:t>
              </w:r>
            </w:ins>
          </w:p>
        </w:tc>
        <w:tc>
          <w:tcPr>
            <w:tcW w:w="1502" w:type="dxa"/>
            <w:tcMar/>
          </w:tcPr>
          <w:p w:rsidR="3A10C34B" w:rsidP="3A10C34B" w:rsidRDefault="3A10C34B" w14:paraId="0855DFE8" w14:textId="5670B4E6">
            <w:pPr>
              <w:pStyle w:val="Normal"/>
            </w:pPr>
            <w:ins w:author="Guest User" w:date="2025-04-28T22:47:34.622Z" w:id="472499114">
              <w:r w:rsidR="3A10C34B">
                <w:t>9</w:t>
              </w:r>
            </w:ins>
          </w:p>
        </w:tc>
        <w:tc>
          <w:tcPr>
            <w:tcW w:w="1502" w:type="dxa"/>
            <w:tcMar/>
          </w:tcPr>
          <w:p w:rsidR="3A10C34B" w:rsidP="3A10C34B" w:rsidRDefault="3A10C34B" w14:paraId="083504F6" w14:textId="343349A6">
            <w:pPr>
              <w:rPr>
                <w:ins w:author="Guest User" w:date="2025-04-28T22:46:08.271Z" w16du:dateUtc="2025-04-28T22:46:08.271Z" w:id="112857764"/>
                <w:rFonts w:ascii="Aptos" w:hAnsi="Aptos" w:eastAsia="Aptos" w:cs="Aptos"/>
                <w:noProof w:val="0"/>
                <w:sz w:val="24"/>
                <w:szCs w:val="24"/>
                <w:lang w:val="en-GB"/>
              </w:rPr>
            </w:pPr>
            <w:ins w:author="Guest User" w:date="2025-04-28T22:46:08.271Z" w:id="1083966776">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Develop low-cost versions; consider open-source design.</w:t>
              </w:r>
            </w:ins>
          </w:p>
          <w:p w:rsidR="3A10C34B" w:rsidP="3A10C34B" w:rsidRDefault="3A10C34B" w14:paraId="084A0BA9" w14:textId="2A246EF0">
            <w:pPr>
              <w:pStyle w:val="Normal"/>
            </w:pPr>
          </w:p>
        </w:tc>
      </w:tr>
      <w:tr w:rsidR="3A10C34B" w:rsidTr="3A10C34B" w14:paraId="74FAF577">
        <w:trPr>
          <w:trHeight w:val="300"/>
          <w:ins w:author="Guest User" w:date="2025-04-28T22:39:54.46Z" w16du:dateUtc="2025-04-28T22:39:54.46Z" w:id="1026600384"/>
        </w:trPr>
        <w:tc>
          <w:tcPr>
            <w:tcW w:w="1502" w:type="dxa"/>
            <w:tcMar/>
          </w:tcPr>
          <w:p w:rsidR="3A10C34B" w:rsidP="3A10C34B" w:rsidRDefault="3A10C34B" w14:paraId="2997AAF1" w14:textId="64BF7FEA">
            <w:pPr>
              <w:rPr>
                <w:ins w:author="Guest User" w:date="2025-04-28T22:47:43.211Z" w16du:dateUtc="2025-04-28T22:47:43.211Z" w:id="1070745652"/>
                <w:rFonts w:ascii="Calibri" w:hAnsi="Calibri" w:eastAsia="Calibri" w:cs="Calibri"/>
                <w:b w:val="0"/>
                <w:bCs w:val="0"/>
                <w:i w:val="0"/>
                <w:iCs w:val="0"/>
                <w:caps w:val="0"/>
                <w:smallCaps w:val="0"/>
                <w:noProof w:val="0"/>
                <w:color w:val="000000" w:themeColor="text1" w:themeTint="FF" w:themeShade="FF"/>
                <w:sz w:val="24"/>
                <w:szCs w:val="24"/>
                <w:lang w:val="en-GB"/>
              </w:rPr>
              <w:pPrChange w:author="Guest User" w:date="2025-04-28T22:47:43.2Z">
                <w:pPr/>
              </w:pPrChange>
            </w:pPr>
            <w:ins w:author="Guest User" w:date="2025-04-28T22:47:43.211Z" w:id="798152674">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 xml:space="preserve">Zone 4 - Machine Ethics &amp; </w:t>
              </w:r>
            </w:ins>
          </w:p>
          <w:p w:rsidR="3A10C34B" w:rsidP="3A10C34B" w:rsidRDefault="3A10C34B" w14:paraId="5BCFA3A2" w14:textId="3A0F65F3">
            <w:pPr>
              <w:rPr>
                <w:ins w:author="Guest User" w:date="2025-04-28T22:47:43.211Z" w16du:dateUtc="2025-04-28T22:47:43.211Z" w:id="1488473639"/>
                <w:rFonts w:ascii="Calibri" w:hAnsi="Calibri" w:eastAsia="Calibri" w:cs="Calibri"/>
                <w:b w:val="0"/>
                <w:bCs w:val="0"/>
                <w:i w:val="0"/>
                <w:iCs w:val="0"/>
                <w:caps w:val="0"/>
                <w:smallCaps w:val="0"/>
                <w:noProof w:val="0"/>
                <w:color w:val="000000" w:themeColor="text1" w:themeTint="FF" w:themeShade="FF"/>
                <w:sz w:val="24"/>
                <w:szCs w:val="24"/>
                <w:lang w:val="en-GB"/>
              </w:rPr>
              <w:pPrChange w:author="Guest User" w:date="2025-04-28T22:47:43.206Z">
                <w:pPr/>
              </w:pPrChange>
            </w:pPr>
            <w:ins w:author="Guest User" w:date="2025-04-28T22:47:43.211Z" w:id="974356256">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Algorithmic Biases</w:t>
              </w:r>
            </w:ins>
          </w:p>
          <w:p w:rsidR="3A10C34B" w:rsidP="3A10C34B" w:rsidRDefault="3A10C34B" w14:paraId="70642EE1" w14:textId="47B197A2">
            <w:pPr>
              <w:pStyle w:val="Normal"/>
            </w:pPr>
          </w:p>
        </w:tc>
        <w:tc>
          <w:tcPr>
            <w:tcW w:w="1502" w:type="dxa"/>
            <w:tcMar/>
          </w:tcPr>
          <w:p w:rsidR="3A10C34B" w:rsidP="3A10C34B" w:rsidRDefault="3A10C34B" w14:paraId="4C7C7E69" w14:textId="6AC000DF">
            <w:pPr>
              <w:rPr>
                <w:rFonts w:ascii="Aptos" w:hAnsi="Aptos" w:eastAsia="Aptos" w:cs="Aptos"/>
                <w:noProof w:val="0"/>
                <w:sz w:val="24"/>
                <w:szCs w:val="24"/>
                <w:lang w:val="en-GB"/>
              </w:rPr>
            </w:pPr>
            <w:ins w:author="Guest User" w:date="2025-04-28T22:47:52.942Z" w:id="1592638797">
              <w:r w:rsidRPr="3A10C34B" w:rsidR="3A10C34B">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IE"/>
                </w:rPr>
                <w:t>ML model might misclassify certain cultural or environmental sound patterns</w:t>
              </w:r>
            </w:ins>
          </w:p>
        </w:tc>
        <w:tc>
          <w:tcPr>
            <w:tcW w:w="1502" w:type="dxa"/>
            <w:tcMar/>
          </w:tcPr>
          <w:p w:rsidR="3A10C34B" w:rsidP="3A10C34B" w:rsidRDefault="3A10C34B" w14:paraId="38D3390A" w14:textId="723DFDC9">
            <w:pPr>
              <w:pStyle w:val="Normal"/>
            </w:pPr>
            <w:ins w:author="Guest User" w:date="2025-04-28T22:47:59.891Z" w:id="1499146038">
              <w:r w:rsidR="3A10C34B">
                <w:t>3</w:t>
              </w:r>
            </w:ins>
          </w:p>
        </w:tc>
        <w:tc>
          <w:tcPr>
            <w:tcW w:w="1502" w:type="dxa"/>
            <w:tcMar/>
          </w:tcPr>
          <w:p w:rsidR="3A10C34B" w:rsidP="3A10C34B" w:rsidRDefault="3A10C34B" w14:paraId="35FFC483" w14:textId="35D1EBDC">
            <w:pPr>
              <w:pStyle w:val="Normal"/>
            </w:pPr>
            <w:ins w:author="Guest User" w:date="2025-04-28T22:48:01.509Z" w:id="250297943">
              <w:r w:rsidR="3A10C34B">
                <w:t>4</w:t>
              </w:r>
            </w:ins>
          </w:p>
        </w:tc>
        <w:tc>
          <w:tcPr>
            <w:tcW w:w="1502" w:type="dxa"/>
            <w:tcMar/>
          </w:tcPr>
          <w:p w:rsidR="3A10C34B" w:rsidP="3A10C34B" w:rsidRDefault="3A10C34B" w14:paraId="59D2E9AA" w14:textId="0660FA25">
            <w:pPr>
              <w:pStyle w:val="Normal"/>
            </w:pPr>
            <w:ins w:author="Guest User" w:date="2025-04-28T22:48:07.485Z" w:id="1369046001">
              <w:r w:rsidR="3A10C34B">
                <w:t>12</w:t>
              </w:r>
            </w:ins>
          </w:p>
        </w:tc>
        <w:tc>
          <w:tcPr>
            <w:tcW w:w="1502" w:type="dxa"/>
            <w:tcMar/>
          </w:tcPr>
          <w:p w:rsidR="3A10C34B" w:rsidP="3A10C34B" w:rsidRDefault="3A10C34B" w14:paraId="513E6388" w14:textId="4C80504F">
            <w:pPr>
              <w:rPr>
                <w:ins w:author="Guest User" w:date="2025-04-28T22:46:17.788Z" w16du:dateUtc="2025-04-28T22:46:17.788Z" w:id="806405872"/>
                <w:rFonts w:ascii="Aptos" w:hAnsi="Aptos" w:eastAsia="Aptos" w:cs="Aptos"/>
                <w:noProof w:val="0"/>
                <w:sz w:val="24"/>
                <w:szCs w:val="24"/>
                <w:lang w:val="en-GB"/>
              </w:rPr>
            </w:pPr>
            <w:ins w:author="Guest User" w:date="2025-04-28T22:46:17.788Z" w:id="1647710264">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Train on diverse datasets; conduct fairness audits.</w:t>
              </w:r>
            </w:ins>
          </w:p>
          <w:p w:rsidR="3A10C34B" w:rsidP="3A10C34B" w:rsidRDefault="3A10C34B" w14:paraId="1607A7F5" w14:textId="11619284">
            <w:pPr>
              <w:pStyle w:val="Normal"/>
            </w:pPr>
          </w:p>
        </w:tc>
      </w:tr>
      <w:tr w:rsidR="3A10C34B" w:rsidTr="3A10C34B" w14:paraId="46ADD965">
        <w:trPr>
          <w:trHeight w:val="300"/>
          <w:ins w:author="Guest User" w:date="2025-04-28T22:39:54.46Z" w16du:dateUtc="2025-04-28T22:39:54.46Z" w:id="1087256001"/>
        </w:trPr>
        <w:tc>
          <w:tcPr>
            <w:tcW w:w="1502" w:type="dxa"/>
            <w:tcMar/>
          </w:tcPr>
          <w:p w:rsidR="3A10C34B" w:rsidP="3A10C34B" w:rsidRDefault="3A10C34B" w14:paraId="0EE0D2F7" w14:textId="35B45D3A">
            <w:pPr>
              <w:rPr>
                <w:ins w:author="Guest User" w:date="2025-04-28T22:49:53.554Z" w16du:dateUtc="2025-04-28T22:49:53.554Z" w:id="125968165"/>
                <w:rFonts w:ascii="Aptos" w:hAnsi="Aptos" w:eastAsia="Aptos" w:cs="Aptos"/>
                <w:noProof w:val="0"/>
                <w:sz w:val="24"/>
                <w:szCs w:val="24"/>
                <w:lang w:val="en-GB"/>
              </w:rPr>
            </w:pPr>
            <w:ins w:author="Guest User" w:date="2025-04-28T22:49:53.553Z" w:id="1489289107">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Zone 5 - Surveillance State</w:t>
              </w:r>
            </w:ins>
          </w:p>
          <w:p w:rsidR="3A10C34B" w:rsidP="3A10C34B" w:rsidRDefault="3A10C34B" w14:paraId="094FFF8E" w14:textId="0609BE65">
            <w:pPr>
              <w:pStyle w:val="Normal"/>
            </w:pPr>
          </w:p>
        </w:tc>
        <w:tc>
          <w:tcPr>
            <w:tcW w:w="1502" w:type="dxa"/>
            <w:tcMar/>
          </w:tcPr>
          <w:p w:rsidR="3A10C34B" w:rsidP="3A10C34B" w:rsidRDefault="3A10C34B" w14:paraId="54D4F933" w14:textId="36A66298">
            <w:pPr>
              <w:jc w:val="center"/>
              <w:rPr>
                <w:ins w:author="Guest User" w:date="2025-04-28T22:50:18.793Z" w16du:dateUtc="2025-04-28T22:50:18.793Z" w:id="1246031219"/>
                <w:rFonts w:ascii="Aptos" w:hAnsi="Aptos" w:eastAsia="Aptos" w:cs="Aptos"/>
                <w:noProof w:val="0"/>
                <w:sz w:val="24"/>
                <w:szCs w:val="24"/>
                <w:lang w:val="en-GB"/>
              </w:rPr>
            </w:pPr>
            <w:ins w:author="Guest User" w:date="2025-04-28T22:50:18.793Z" w:id="835884485">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Constant sound monitoring could be misused for spying.</w:t>
              </w:r>
            </w:ins>
          </w:p>
          <w:p w:rsidR="3A10C34B" w:rsidP="3A10C34B" w:rsidRDefault="3A10C34B" w14:paraId="1B33B509" w14:textId="6B1BBD9D">
            <w:pPr>
              <w:pStyle w:val="Normal"/>
            </w:pPr>
          </w:p>
        </w:tc>
        <w:tc>
          <w:tcPr>
            <w:tcW w:w="1502" w:type="dxa"/>
            <w:tcMar/>
          </w:tcPr>
          <w:p w:rsidR="3A10C34B" w:rsidP="3A10C34B" w:rsidRDefault="3A10C34B" w14:paraId="4DBCEEBF" w14:textId="4990E426">
            <w:pPr>
              <w:pStyle w:val="Normal"/>
            </w:pPr>
            <w:ins w:author="Guest User" w:date="2025-04-28T22:50:23.503Z" w:id="271404142">
              <w:r w:rsidR="3A10C34B">
                <w:t>4</w:t>
              </w:r>
            </w:ins>
          </w:p>
        </w:tc>
        <w:tc>
          <w:tcPr>
            <w:tcW w:w="1502" w:type="dxa"/>
            <w:tcMar/>
          </w:tcPr>
          <w:p w:rsidR="3A10C34B" w:rsidP="3A10C34B" w:rsidRDefault="3A10C34B" w14:paraId="523DBA09" w14:textId="37DA74E6">
            <w:pPr>
              <w:pStyle w:val="Normal"/>
            </w:pPr>
            <w:ins w:author="Guest User" w:date="2025-04-28T22:50:25.059Z" w:id="1037590236">
              <w:r w:rsidR="3A10C34B">
                <w:t>4</w:t>
              </w:r>
            </w:ins>
          </w:p>
        </w:tc>
        <w:tc>
          <w:tcPr>
            <w:tcW w:w="1502" w:type="dxa"/>
            <w:tcMar/>
          </w:tcPr>
          <w:p w:rsidR="3A10C34B" w:rsidP="3A10C34B" w:rsidRDefault="3A10C34B" w14:paraId="2283737A" w14:textId="3B2EF1EE">
            <w:pPr>
              <w:pStyle w:val="Normal"/>
            </w:pPr>
            <w:ins w:author="Guest User" w:date="2025-04-28T22:50:26.811Z" w:id="718084913">
              <w:r w:rsidR="3A10C34B">
                <w:t>16</w:t>
              </w:r>
            </w:ins>
          </w:p>
        </w:tc>
        <w:tc>
          <w:tcPr>
            <w:tcW w:w="1502" w:type="dxa"/>
            <w:tcMar/>
          </w:tcPr>
          <w:p w:rsidR="3A10C34B" w:rsidP="3A10C34B" w:rsidRDefault="3A10C34B" w14:paraId="3B701498" w14:textId="063B017D">
            <w:pPr>
              <w:rPr>
                <w:rFonts w:ascii="Aptos" w:hAnsi="Aptos" w:eastAsia="Aptos" w:cs="Aptos"/>
                <w:noProof w:val="0"/>
                <w:sz w:val="24"/>
                <w:szCs w:val="24"/>
                <w:lang w:val="en-GB"/>
              </w:rPr>
            </w:pPr>
            <w:ins w:author="Guest User" w:date="2025-04-28T22:48:18.969Z" w:id="2015743323">
              <w:r w:rsidRPr="3A10C34B" w:rsidR="3A10C34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IE"/>
                </w:rPr>
                <w:t>Encrypt</w:t>
              </w:r>
              <w:r w:rsidRPr="3A10C34B" w:rsidR="3A10C34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IE"/>
                </w:rPr>
                <w:t xml:space="preserve"> audio data, ensure local processing, and be transparent about use.</w:t>
              </w:r>
            </w:ins>
          </w:p>
        </w:tc>
      </w:tr>
      <w:tr w:rsidR="3A10C34B" w:rsidTr="3A10C34B" w14:paraId="6AB073B1">
        <w:trPr>
          <w:trHeight w:val="300"/>
          <w:ins w:author="Guest User" w:date="2025-04-28T22:39:54.46Z" w16du:dateUtc="2025-04-28T22:39:54.46Z" w:id="1940542867"/>
        </w:trPr>
        <w:tc>
          <w:tcPr>
            <w:tcW w:w="1502" w:type="dxa"/>
            <w:tcMar/>
          </w:tcPr>
          <w:p w:rsidR="3A10C34B" w:rsidP="3A10C34B" w:rsidRDefault="3A10C34B" w14:paraId="7D858C90" w14:textId="3D97D5D2">
            <w:pPr>
              <w:rPr>
                <w:ins w:author="Guest User" w:date="2025-04-28T22:50:01.008Z" w16du:dateUtc="2025-04-28T22:50:01.008Z" w:id="470906961"/>
                <w:rFonts w:ascii="Aptos" w:hAnsi="Aptos" w:eastAsia="Aptos" w:cs="Aptos"/>
                <w:noProof w:val="0"/>
                <w:sz w:val="24"/>
                <w:szCs w:val="24"/>
                <w:lang w:val="en-GB"/>
              </w:rPr>
            </w:pPr>
            <w:ins w:author="Guest User" w:date="2025-04-28T22:50:01.008Z" w:id="1901268527">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Zone 6 - Data Control &amp; Monetization</w:t>
              </w:r>
            </w:ins>
          </w:p>
          <w:p w:rsidR="3A10C34B" w:rsidP="3A10C34B" w:rsidRDefault="3A10C34B" w14:paraId="5603C2A0" w14:textId="31614903">
            <w:pPr>
              <w:pStyle w:val="Normal"/>
            </w:pPr>
          </w:p>
        </w:tc>
        <w:tc>
          <w:tcPr>
            <w:tcW w:w="1502" w:type="dxa"/>
            <w:tcMar/>
          </w:tcPr>
          <w:p w:rsidR="3A10C34B" w:rsidP="3A10C34B" w:rsidRDefault="3A10C34B" w14:paraId="5B296605" w14:textId="4BE5C77A">
            <w:pPr>
              <w:jc w:val="center"/>
              <w:rPr>
                <w:ins w:author="Guest User" w:date="2025-04-28T22:50:11.162Z" w16du:dateUtc="2025-04-28T22:50:11.162Z" w:id="1963878902"/>
                <w:rFonts w:ascii="Aptos" w:hAnsi="Aptos" w:eastAsia="Aptos" w:cs="Aptos"/>
                <w:noProof w:val="0"/>
                <w:sz w:val="24"/>
                <w:szCs w:val="24"/>
                <w:lang w:val="en-GB"/>
              </w:rPr>
            </w:pPr>
            <w:ins w:author="Guest User" w:date="2025-04-28T22:50:11.162Z" w:id="60465223">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Audio data could be stored or sold without consent.</w:t>
              </w:r>
            </w:ins>
          </w:p>
          <w:p w:rsidR="3A10C34B" w:rsidP="3A10C34B" w:rsidRDefault="3A10C34B" w14:paraId="0C163DC3" w14:textId="30C85FBF">
            <w:pPr>
              <w:pStyle w:val="Normal"/>
            </w:pPr>
          </w:p>
        </w:tc>
        <w:tc>
          <w:tcPr>
            <w:tcW w:w="1502" w:type="dxa"/>
            <w:tcMar/>
          </w:tcPr>
          <w:p w:rsidR="3A10C34B" w:rsidP="3A10C34B" w:rsidRDefault="3A10C34B" w14:paraId="4578B43F" w14:textId="20DE67A9">
            <w:pPr>
              <w:pStyle w:val="Normal"/>
            </w:pPr>
            <w:ins w:author="Guest User" w:date="2025-04-28T22:50:31.787Z" w:id="1142580672">
              <w:r w:rsidR="3A10C34B">
                <w:t>3</w:t>
              </w:r>
            </w:ins>
          </w:p>
        </w:tc>
        <w:tc>
          <w:tcPr>
            <w:tcW w:w="1502" w:type="dxa"/>
            <w:tcMar/>
          </w:tcPr>
          <w:p w:rsidR="3A10C34B" w:rsidP="3A10C34B" w:rsidRDefault="3A10C34B" w14:paraId="62DCB657" w14:textId="1B00DE4C">
            <w:pPr>
              <w:pStyle w:val="Normal"/>
            </w:pPr>
            <w:ins w:author="Guest User" w:date="2025-04-28T22:50:33.892Z" w:id="308605981">
              <w:r w:rsidR="3A10C34B">
                <w:t>5</w:t>
              </w:r>
            </w:ins>
          </w:p>
        </w:tc>
        <w:tc>
          <w:tcPr>
            <w:tcW w:w="1502" w:type="dxa"/>
            <w:tcMar/>
          </w:tcPr>
          <w:p w:rsidR="3A10C34B" w:rsidP="3A10C34B" w:rsidRDefault="3A10C34B" w14:paraId="40C2B2CF" w14:textId="68BF8420">
            <w:pPr>
              <w:pStyle w:val="Normal"/>
            </w:pPr>
            <w:ins w:author="Guest User" w:date="2025-04-28T22:50:35.967Z" w:id="293009722">
              <w:r w:rsidR="3A10C34B">
                <w:t>15</w:t>
              </w:r>
            </w:ins>
          </w:p>
        </w:tc>
        <w:tc>
          <w:tcPr>
            <w:tcW w:w="1502" w:type="dxa"/>
            <w:tcMar/>
          </w:tcPr>
          <w:p w:rsidR="3A10C34B" w:rsidP="3A10C34B" w:rsidRDefault="3A10C34B" w14:paraId="01BDCC4D" w14:textId="25051518">
            <w:pPr>
              <w:rPr>
                <w:ins w:author="Guest User" w:date="2025-04-28T22:48:33.523Z" w16du:dateUtc="2025-04-28T22:48:33.523Z" w:id="1776554190"/>
                <w:rFonts w:ascii="Aptos" w:hAnsi="Aptos" w:eastAsia="Aptos" w:cs="Aptos"/>
                <w:noProof w:val="0"/>
                <w:sz w:val="24"/>
                <w:szCs w:val="24"/>
                <w:lang w:val="en-GB"/>
              </w:rPr>
            </w:pPr>
            <w:ins w:author="Guest User" w:date="2025-04-28T22:48:33.523Z" w:id="1247144346">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User consent, data minimization, and GDPR-compliant policies</w:t>
              </w:r>
            </w:ins>
          </w:p>
          <w:p w:rsidR="3A10C34B" w:rsidP="3A10C34B" w:rsidRDefault="3A10C34B" w14:paraId="2F807A1B" w14:textId="1FC00994">
            <w:pPr>
              <w:pStyle w:val="Normal"/>
            </w:pPr>
          </w:p>
        </w:tc>
      </w:tr>
      <w:tr w:rsidR="3A10C34B" w:rsidTr="3A10C34B" w14:paraId="4A8CB4BA">
        <w:trPr>
          <w:trHeight w:val="300"/>
          <w:ins w:author="Guest User" w:date="2025-04-28T22:40:25.71Z" w16du:dateUtc="2025-04-28T22:40:25.71Z" w:id="1166072131"/>
        </w:trPr>
        <w:tc>
          <w:tcPr>
            <w:tcW w:w="1502" w:type="dxa"/>
            <w:tcMar/>
          </w:tcPr>
          <w:p w:rsidR="3A10C34B" w:rsidP="3A10C34B" w:rsidRDefault="3A10C34B" w14:paraId="26BD3274" w14:textId="51FD5A2C">
            <w:pPr>
              <w:rPr>
                <w:ins w:author="Guest User" w:date="2025-04-28T22:49:24.587Z" w16du:dateUtc="2025-04-28T22:49:24.587Z" w:id="679323996"/>
                <w:rFonts w:ascii="Calibri" w:hAnsi="Calibri" w:eastAsia="Calibri" w:cs="Calibri"/>
                <w:b w:val="0"/>
                <w:bCs w:val="0"/>
                <w:i w:val="0"/>
                <w:iCs w:val="0"/>
                <w:caps w:val="0"/>
                <w:smallCaps w:val="0"/>
                <w:noProof w:val="0"/>
                <w:color w:val="000000" w:themeColor="text1" w:themeTint="FF" w:themeShade="FF"/>
                <w:sz w:val="24"/>
                <w:szCs w:val="24"/>
                <w:lang w:val="en-GB"/>
              </w:rPr>
              <w:pPrChange w:author="Guest User" w:date="2025-04-28T22:49:24.58Z">
                <w:pPr/>
              </w:pPrChange>
            </w:pPr>
            <w:ins w:author="Guest User" w:date="2025-04-28T22:49:24.587Z" w:id="1710088533">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 xml:space="preserve">Zone 7 - Implicit Trust &amp; </w:t>
              </w:r>
            </w:ins>
          </w:p>
          <w:p w:rsidR="3A10C34B" w:rsidP="3A10C34B" w:rsidRDefault="3A10C34B" w14:paraId="0AD6976A" w14:textId="22917289">
            <w:pPr>
              <w:rPr>
                <w:ins w:author="Guest User" w:date="2025-04-28T22:49:24.587Z" w16du:dateUtc="2025-04-28T22:49:24.587Z" w:id="140617662"/>
                <w:rFonts w:ascii="Calibri" w:hAnsi="Calibri" w:eastAsia="Calibri" w:cs="Calibri"/>
                <w:b w:val="0"/>
                <w:bCs w:val="0"/>
                <w:i w:val="0"/>
                <w:iCs w:val="0"/>
                <w:caps w:val="0"/>
                <w:smallCaps w:val="0"/>
                <w:noProof w:val="0"/>
                <w:color w:val="000000" w:themeColor="text1" w:themeTint="FF" w:themeShade="FF"/>
                <w:sz w:val="24"/>
                <w:szCs w:val="24"/>
                <w:lang w:val="en-GB"/>
              </w:rPr>
              <w:pPrChange w:author="Guest User" w:date="2025-04-28T22:49:24.585Z">
                <w:pPr/>
              </w:pPrChange>
            </w:pPr>
            <w:ins w:author="Guest User" w:date="2025-04-28T22:49:24.587Z" w:id="290022184">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User Understanding</w:t>
              </w:r>
            </w:ins>
          </w:p>
          <w:p w:rsidR="3A10C34B" w:rsidP="3A10C34B" w:rsidRDefault="3A10C34B" w14:paraId="56A7A4A9" w14:textId="466F2A95">
            <w:pPr>
              <w:pStyle w:val="Normal"/>
            </w:pPr>
          </w:p>
        </w:tc>
        <w:tc>
          <w:tcPr>
            <w:tcW w:w="1502" w:type="dxa"/>
            <w:tcMar/>
          </w:tcPr>
          <w:p w:rsidR="3A10C34B" w:rsidP="3A10C34B" w:rsidRDefault="3A10C34B" w14:paraId="4CC33909" w14:textId="339865DE">
            <w:pPr>
              <w:jc w:val="center"/>
              <w:rPr>
                <w:ins w:author="Guest User" w:date="2025-04-28T22:49:16.657Z" w16du:dateUtc="2025-04-28T22:49:16.657Z" w:id="401289859"/>
                <w:rFonts w:ascii="Aptos" w:hAnsi="Aptos" w:eastAsia="Aptos" w:cs="Aptos"/>
                <w:noProof w:val="0"/>
                <w:sz w:val="24"/>
                <w:szCs w:val="24"/>
                <w:lang w:val="en-GB"/>
              </w:rPr>
            </w:pPr>
            <w:ins w:author="Guest User" w:date="2025-04-28T22:49:16.657Z" w:id="304502780">
              <w:r w:rsidRPr="3A10C34B" w:rsidR="3A10C34B">
                <w:rPr>
                  <w:rFonts w:ascii="Aptos" w:hAnsi="Aptos" w:eastAsia="Aptos" w:cs="Aptos"/>
                  <w:b w:val="0"/>
                  <w:bCs w:val="0"/>
                  <w:i w:val="0"/>
                  <w:iCs w:val="0"/>
                  <w:caps w:val="0"/>
                  <w:smallCaps w:val="0"/>
                  <w:noProof w:val="0"/>
                  <w:color w:val="000000" w:themeColor="text1" w:themeTint="FF" w:themeShade="FF"/>
                  <w:sz w:val="24"/>
                  <w:szCs w:val="24"/>
                  <w:lang w:val="en-IE"/>
                </w:rPr>
                <w:t>Users may over-trust the system to always detect danger.</w:t>
              </w:r>
            </w:ins>
          </w:p>
          <w:p w:rsidR="3A10C34B" w:rsidP="3A10C34B" w:rsidRDefault="3A10C34B" w14:paraId="029D4854" w14:textId="4885C15E">
            <w:pPr>
              <w:pStyle w:val="Normal"/>
            </w:pPr>
          </w:p>
        </w:tc>
        <w:tc>
          <w:tcPr>
            <w:tcW w:w="1502" w:type="dxa"/>
            <w:tcMar/>
          </w:tcPr>
          <w:p w:rsidR="3A10C34B" w:rsidP="3A10C34B" w:rsidRDefault="3A10C34B" w14:paraId="329A93F8" w14:textId="0DA770E9">
            <w:pPr>
              <w:pStyle w:val="Normal"/>
            </w:pPr>
            <w:ins w:author="Guest User" w:date="2025-04-28T22:49:29.543Z" w:id="1305624750">
              <w:r w:rsidR="3A10C34B">
                <w:t>4</w:t>
              </w:r>
            </w:ins>
          </w:p>
        </w:tc>
        <w:tc>
          <w:tcPr>
            <w:tcW w:w="1502" w:type="dxa"/>
            <w:tcMar/>
          </w:tcPr>
          <w:p w:rsidR="3A10C34B" w:rsidP="3A10C34B" w:rsidRDefault="3A10C34B" w14:paraId="2B9134A9" w14:textId="278B2DA3">
            <w:pPr>
              <w:pStyle w:val="Normal"/>
            </w:pPr>
            <w:ins w:author="Guest User" w:date="2025-04-28T22:49:32.441Z" w:id="1704453276">
              <w:r w:rsidR="3A10C34B">
                <w:t>3</w:t>
              </w:r>
            </w:ins>
          </w:p>
        </w:tc>
        <w:tc>
          <w:tcPr>
            <w:tcW w:w="1502" w:type="dxa"/>
            <w:tcMar/>
          </w:tcPr>
          <w:p w:rsidR="3A10C34B" w:rsidP="3A10C34B" w:rsidRDefault="3A10C34B" w14:paraId="222CD0FA" w14:textId="21BE0D89">
            <w:pPr>
              <w:pStyle w:val="Normal"/>
            </w:pPr>
            <w:ins w:author="Guest User" w:date="2025-04-28T22:49:34.226Z" w:id="502821890">
              <w:r w:rsidR="3A10C34B">
                <w:t>12</w:t>
              </w:r>
            </w:ins>
          </w:p>
        </w:tc>
        <w:tc>
          <w:tcPr>
            <w:tcW w:w="1502" w:type="dxa"/>
            <w:tcMar/>
          </w:tcPr>
          <w:p w:rsidR="3A10C34B" w:rsidP="3A10C34B" w:rsidRDefault="3A10C34B" w14:paraId="1098DCAE" w14:textId="2A1B23C2">
            <w:pPr>
              <w:rPr>
                <w:ins w:author="Guest User" w:date="2025-04-28T22:48:41.003Z" w16du:dateUtc="2025-04-28T22:48:41.003Z" w:id="1815024043"/>
                <w:rFonts w:ascii="Aptos" w:hAnsi="Aptos" w:eastAsia="Aptos" w:cs="Aptos"/>
                <w:noProof w:val="0"/>
                <w:sz w:val="24"/>
                <w:szCs w:val="24"/>
                <w:lang w:val="en-GB"/>
              </w:rPr>
            </w:pPr>
            <w:ins w:author="Guest User" w:date="2025-04-28T22:48:41.002Z" w:id="1038250494">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Clear warnings and documentation about limitations.</w:t>
              </w:r>
            </w:ins>
          </w:p>
          <w:p w:rsidR="3A10C34B" w:rsidP="3A10C34B" w:rsidRDefault="3A10C34B" w14:paraId="723CC019" w14:textId="55DF7C21">
            <w:pPr>
              <w:pStyle w:val="Normal"/>
            </w:pPr>
          </w:p>
        </w:tc>
      </w:tr>
      <w:tr w:rsidR="3A10C34B" w:rsidTr="3A10C34B" w14:paraId="2800D6F4">
        <w:trPr>
          <w:trHeight w:val="300"/>
          <w:ins w:author="Guest User" w:date="2025-04-28T22:40:33.008Z" w16du:dateUtc="2025-04-28T22:40:33.008Z" w:id="1419470337"/>
        </w:trPr>
        <w:tc>
          <w:tcPr>
            <w:tcW w:w="1502" w:type="dxa"/>
            <w:tcMar/>
          </w:tcPr>
          <w:p w:rsidR="3A10C34B" w:rsidP="3A10C34B" w:rsidRDefault="3A10C34B" w14:paraId="61F7CE3B" w14:textId="2B347057">
            <w:pPr>
              <w:rPr>
                <w:ins w:author="Guest User" w:date="2025-04-28T22:49:08.862Z" w16du:dateUtc="2025-04-28T22:49:08.862Z" w:id="1464728800"/>
                <w:rFonts w:ascii="Calibri" w:hAnsi="Calibri" w:eastAsia="Calibri" w:cs="Calibri"/>
                <w:b w:val="0"/>
                <w:bCs w:val="0"/>
                <w:i w:val="0"/>
                <w:iCs w:val="0"/>
                <w:caps w:val="0"/>
                <w:smallCaps w:val="0"/>
                <w:noProof w:val="0"/>
                <w:color w:val="000000" w:themeColor="text1" w:themeTint="FF" w:themeShade="FF"/>
                <w:sz w:val="24"/>
                <w:szCs w:val="24"/>
                <w:lang w:val="en-GB"/>
              </w:rPr>
              <w:pPrChange w:author="Guest User" w:date="2025-04-28T22:49:08.855Z">
                <w:pPr/>
              </w:pPrChange>
            </w:pPr>
            <w:ins w:author="Guest User" w:date="2025-04-28T22:49:08.862Z" w:id="1126795235">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Zone 8 - Hateful &amp;</w:t>
              </w:r>
            </w:ins>
          </w:p>
          <w:p w:rsidR="3A10C34B" w:rsidP="3A10C34B" w:rsidRDefault="3A10C34B" w14:paraId="036597E7" w14:textId="654DE35C">
            <w:pPr>
              <w:rPr>
                <w:ins w:author="Guest User" w:date="2025-04-28T22:49:08.862Z" w16du:dateUtc="2025-04-28T22:49:08.862Z" w:id="1930373093"/>
                <w:rFonts w:ascii="Calibri" w:hAnsi="Calibri" w:eastAsia="Calibri" w:cs="Calibri"/>
                <w:b w:val="0"/>
                <w:bCs w:val="0"/>
                <w:i w:val="0"/>
                <w:iCs w:val="0"/>
                <w:caps w:val="0"/>
                <w:smallCaps w:val="0"/>
                <w:noProof w:val="0"/>
                <w:color w:val="000000" w:themeColor="text1" w:themeTint="FF" w:themeShade="FF"/>
                <w:sz w:val="24"/>
                <w:szCs w:val="24"/>
                <w:lang w:val="en-GB"/>
              </w:rPr>
              <w:pPrChange w:author="Guest User" w:date="2025-04-28T22:49:08.86Z">
                <w:pPr/>
              </w:pPrChange>
            </w:pPr>
            <w:ins w:author="Guest User" w:date="2025-04-28T22:49:08.862Z" w:id="59845347">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Criminal Actors</w:t>
              </w:r>
            </w:ins>
          </w:p>
          <w:p w:rsidR="3A10C34B" w:rsidP="3A10C34B" w:rsidRDefault="3A10C34B" w14:paraId="2231E6CE" w14:textId="3614E7DF">
            <w:pPr>
              <w:pStyle w:val="Normal"/>
            </w:pPr>
          </w:p>
        </w:tc>
        <w:tc>
          <w:tcPr>
            <w:tcW w:w="1502" w:type="dxa"/>
            <w:tcMar/>
          </w:tcPr>
          <w:p w:rsidR="3A10C34B" w:rsidP="3A10C34B" w:rsidRDefault="3A10C34B" w14:paraId="32E161D6" w14:textId="19481A76">
            <w:pPr>
              <w:jc w:val="center"/>
              <w:rPr>
                <w:ins w:author="Guest User" w:date="2025-04-28T22:49:00.035Z" w16du:dateUtc="2025-04-28T22:49:00.035Z" w:id="886786573"/>
                <w:rFonts w:ascii="Aptos" w:hAnsi="Aptos" w:eastAsia="Aptos" w:cs="Aptos"/>
                <w:noProof w:val="0"/>
                <w:sz w:val="24"/>
                <w:szCs w:val="24"/>
                <w:lang w:val="en-GB"/>
              </w:rPr>
            </w:pPr>
            <w:ins w:author="Guest User" w:date="2025-04-28T22:49:00.035Z" w:id="2007841694">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Potential misuse for surveillance in domestic abuse or criminal setups.</w:t>
              </w:r>
            </w:ins>
          </w:p>
          <w:p w:rsidR="3A10C34B" w:rsidP="3A10C34B" w:rsidRDefault="3A10C34B" w14:paraId="1915BC76" w14:textId="4E0413AB">
            <w:pPr>
              <w:pStyle w:val="Normal"/>
            </w:pPr>
          </w:p>
        </w:tc>
        <w:tc>
          <w:tcPr>
            <w:tcW w:w="1502" w:type="dxa"/>
            <w:tcMar/>
          </w:tcPr>
          <w:p w:rsidR="3A10C34B" w:rsidP="3A10C34B" w:rsidRDefault="3A10C34B" w14:paraId="5CED05C2" w14:textId="6FE74001">
            <w:pPr>
              <w:pStyle w:val="Normal"/>
            </w:pPr>
            <w:ins w:author="Guest User" w:date="2025-04-28T22:49:39.598Z" w:id="1750837482">
              <w:r w:rsidR="3A10C34B">
                <w:t>2</w:t>
              </w:r>
            </w:ins>
          </w:p>
        </w:tc>
        <w:tc>
          <w:tcPr>
            <w:tcW w:w="1502" w:type="dxa"/>
            <w:tcMar/>
          </w:tcPr>
          <w:p w:rsidR="3A10C34B" w:rsidP="3A10C34B" w:rsidRDefault="3A10C34B" w14:paraId="399C06AA" w14:textId="509BEF47">
            <w:pPr>
              <w:pStyle w:val="Normal"/>
            </w:pPr>
            <w:ins w:author="Guest User" w:date="2025-04-28T22:49:41.739Z" w:id="627412172">
              <w:r w:rsidR="3A10C34B">
                <w:t>5</w:t>
              </w:r>
            </w:ins>
          </w:p>
        </w:tc>
        <w:tc>
          <w:tcPr>
            <w:tcW w:w="1502" w:type="dxa"/>
            <w:tcMar/>
          </w:tcPr>
          <w:p w:rsidR="3A10C34B" w:rsidP="3A10C34B" w:rsidRDefault="3A10C34B" w14:paraId="41A8C6B0" w14:textId="374972B6">
            <w:pPr>
              <w:pStyle w:val="Normal"/>
            </w:pPr>
            <w:ins w:author="Guest User" w:date="2025-04-28T22:49:43.623Z" w:id="1786343498">
              <w:r w:rsidR="3A10C34B">
                <w:t>10</w:t>
              </w:r>
            </w:ins>
          </w:p>
        </w:tc>
        <w:tc>
          <w:tcPr>
            <w:tcW w:w="1502" w:type="dxa"/>
            <w:tcMar/>
          </w:tcPr>
          <w:p w:rsidR="3A10C34B" w:rsidP="3A10C34B" w:rsidRDefault="3A10C34B" w14:paraId="5AC4266B" w14:textId="526918AB">
            <w:pPr>
              <w:rPr>
                <w:ins w:author="Guest User" w:date="2025-04-28T22:48:50.38Z" w16du:dateUtc="2025-04-28T22:48:50.38Z" w:id="787044340"/>
                <w:rFonts w:ascii="Aptos" w:hAnsi="Aptos" w:eastAsia="Aptos" w:cs="Aptos"/>
                <w:noProof w:val="0"/>
                <w:sz w:val="24"/>
                <w:szCs w:val="24"/>
                <w:lang w:val="en-GB"/>
              </w:rPr>
            </w:pPr>
            <w:ins w:author="Guest User" w:date="2025-04-28T22:48:50.38Z" w:id="1814798032">
              <w:r w:rsidRPr="3A10C34B" w:rsidR="3A10C34B">
                <w:rPr>
                  <w:rFonts w:ascii="Calibri" w:hAnsi="Calibri" w:eastAsia="Calibri" w:cs="Calibri"/>
                  <w:b w:val="0"/>
                  <w:bCs w:val="0"/>
                  <w:i w:val="0"/>
                  <w:iCs w:val="0"/>
                  <w:caps w:val="0"/>
                  <w:smallCaps w:val="0"/>
                  <w:noProof w:val="0"/>
                  <w:color w:val="000000" w:themeColor="text1" w:themeTint="FF" w:themeShade="FF"/>
                  <w:sz w:val="24"/>
                  <w:szCs w:val="24"/>
                  <w:lang w:val="en-IE"/>
                </w:rPr>
                <w:t>Add visible indicators of operation, restrict remote spying functions.</w:t>
              </w:r>
            </w:ins>
          </w:p>
          <w:p w:rsidR="3A10C34B" w:rsidP="3A10C34B" w:rsidRDefault="3A10C34B" w14:paraId="285C836D" w14:textId="557F3049">
            <w:pPr>
              <w:pStyle w:val="Normal"/>
            </w:pPr>
          </w:p>
        </w:tc>
      </w:tr>
    </w:tbl>
    <w:p w:rsidRPr="00D22C95" w:rsidR="00DC4918" w:rsidP="00550F0B" w:rsidRDefault="00DC4918" w14:paraId="3D1B09A4" w14:textId="77777777">
      <w:pPr>
        <w:spacing w:after="0" w:line="240" w:lineRule="auto"/>
      </w:pPr>
    </w:p>
    <w:sectPr w:rsidRPr="00D22C95" w:rsidR="00DC4918">
      <w:headerReference w:type="default" r:id="rId16"/>
      <w:footerReference w:type="default" r:id="rId17"/>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B41BE" w:rsidRDefault="00BB41BE" w14:paraId="27775B35" w14:textId="77777777">
      <w:pPr>
        <w:spacing w:after="0" w:line="240" w:lineRule="auto"/>
      </w:pPr>
      <w:r>
        <w:separator/>
      </w:r>
    </w:p>
  </w:endnote>
  <w:endnote w:type="continuationSeparator" w:id="0">
    <w:p w:rsidR="00BB41BE" w:rsidRDefault="00BB41BE" w14:paraId="028117A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8981119" w:rsidTr="28981119" w14:paraId="5103D096" w14:textId="77777777">
      <w:trPr>
        <w:trHeight w:val="300"/>
      </w:trPr>
      <w:tc>
        <w:tcPr>
          <w:tcW w:w="3005" w:type="dxa"/>
        </w:tcPr>
        <w:p w:rsidR="28981119" w:rsidP="28981119" w:rsidRDefault="28981119" w14:paraId="576868EF" w14:textId="030A5D0B">
          <w:pPr>
            <w:pStyle w:val="Header"/>
            <w:ind w:left="-115"/>
          </w:pPr>
        </w:p>
      </w:tc>
      <w:tc>
        <w:tcPr>
          <w:tcW w:w="3005" w:type="dxa"/>
        </w:tcPr>
        <w:p w:rsidR="28981119" w:rsidP="28981119" w:rsidRDefault="28981119" w14:paraId="762112A5" w14:textId="02B2A3A7">
          <w:pPr>
            <w:pStyle w:val="Header"/>
            <w:jc w:val="center"/>
          </w:pPr>
        </w:p>
      </w:tc>
      <w:tc>
        <w:tcPr>
          <w:tcW w:w="3005" w:type="dxa"/>
        </w:tcPr>
        <w:p w:rsidR="28981119" w:rsidP="28981119" w:rsidRDefault="28981119" w14:paraId="6111ABBC" w14:textId="534B0318">
          <w:pPr>
            <w:pStyle w:val="Header"/>
            <w:ind w:right="-115"/>
            <w:jc w:val="right"/>
          </w:pPr>
        </w:p>
      </w:tc>
    </w:tr>
  </w:tbl>
  <w:p w:rsidR="28981119" w:rsidP="28981119" w:rsidRDefault="28981119" w14:paraId="29AE038F" w14:textId="67946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B41BE" w:rsidRDefault="00BB41BE" w14:paraId="6294D296" w14:textId="77777777">
      <w:pPr>
        <w:spacing w:after="0" w:line="240" w:lineRule="auto"/>
      </w:pPr>
      <w:r>
        <w:separator/>
      </w:r>
    </w:p>
  </w:footnote>
  <w:footnote w:type="continuationSeparator" w:id="0">
    <w:p w:rsidR="00BB41BE" w:rsidRDefault="00BB41BE" w14:paraId="2AAB84A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8981119" w:rsidTr="28981119" w14:paraId="5D0CAE54" w14:textId="77777777">
      <w:trPr>
        <w:trHeight w:val="300"/>
      </w:trPr>
      <w:tc>
        <w:tcPr>
          <w:tcW w:w="3005" w:type="dxa"/>
        </w:tcPr>
        <w:p w:rsidR="28981119" w:rsidP="28981119" w:rsidRDefault="28981119" w14:paraId="74D6630D" w14:textId="6F32798D">
          <w:pPr>
            <w:pStyle w:val="Header"/>
            <w:ind w:left="-115"/>
          </w:pPr>
        </w:p>
      </w:tc>
      <w:tc>
        <w:tcPr>
          <w:tcW w:w="3005" w:type="dxa"/>
        </w:tcPr>
        <w:p w:rsidR="28981119" w:rsidP="28981119" w:rsidRDefault="28981119" w14:paraId="49114FC1" w14:textId="00B16920">
          <w:pPr>
            <w:pStyle w:val="Header"/>
            <w:jc w:val="center"/>
          </w:pPr>
        </w:p>
      </w:tc>
      <w:tc>
        <w:tcPr>
          <w:tcW w:w="3005" w:type="dxa"/>
        </w:tcPr>
        <w:p w:rsidR="28981119" w:rsidP="28981119" w:rsidRDefault="28981119" w14:paraId="716F9516" w14:textId="1237EA34">
          <w:pPr>
            <w:pStyle w:val="Header"/>
            <w:ind w:right="-115"/>
            <w:jc w:val="right"/>
          </w:pPr>
        </w:p>
      </w:tc>
    </w:tr>
  </w:tbl>
  <w:p w:rsidR="28981119" w:rsidP="28981119" w:rsidRDefault="28981119" w14:paraId="77C1F96E" w14:textId="6BD0289D">
    <w:pPr>
      <w:pStyle w:val="Header"/>
    </w:pPr>
  </w:p>
</w:hdr>
</file>

<file path=word/intelligence2.xml><?xml version="1.0" encoding="utf-8"?>
<int2:intelligence xmlns:int2="http://schemas.microsoft.com/office/intelligence/2020/intelligence" xmlns:oel="http://schemas.microsoft.com/office/2019/extlst">
  <int2:observations>
    <int2:textHash int2:hashCode="gfRShQ1AdizDEb" int2:id="3Ll1FIZV">
      <int2:state int2:value="Rejected" int2:type="AugLoop_Text_Critique"/>
    </int2:textHash>
    <int2:textHash int2:hashCode="DTTcwT7Vnu94an" int2:id="4PQ5ApaR">
      <int2:state int2:value="Rejected" int2:type="AugLoop_Text_Critique"/>
    </int2:textHash>
    <int2:textHash int2:hashCode="PppHz2Sx8Lj04S" int2:id="4xL3MCBh">
      <int2:state int2:value="Rejected" int2:type="AugLoop_Text_Critique"/>
    </int2:textHash>
    <int2:textHash int2:hashCode="DTTcwT7Vnu94an" int2:id="B7xArKou">
      <int2:state int2:value="Rejected" int2:type="AugLoop_Text_Critique"/>
    </int2:textHash>
    <int2:textHash int2:hashCode="gX3Tx/kVY67LBE" int2:id="Be3gnk5G">
      <int2:state int2:value="Rejected" int2:type="AugLoop_Text_Critique"/>
    </int2:textHash>
    <int2:textHash int2:hashCode="9xSvLE5+6dyd1k" int2:id="Bl3eUOpz">
      <int2:state int2:value="Rejected" int2:type="AugLoop_Text_Critique"/>
    </int2:textHash>
    <int2:textHash int2:hashCode="PppHz2Sx8Lj04S" int2:id="HP7ZXlLy">
      <int2:state int2:value="Rejected" int2:type="AugLoop_Text_Critique"/>
    </int2:textHash>
    <int2:textHash int2:hashCode="X05vUwqMyFVHDM" int2:id="HXG5SJY2">
      <int2:state int2:value="Rejected" int2:type="AugLoop_Text_Critique"/>
    </int2:textHash>
    <int2:textHash int2:hashCode="X05vUwqMyFVHDM" int2:id="MgNZcHxg">
      <int2:state int2:value="Rejected" int2:type="AugLoop_Text_Critique"/>
    </int2:textHash>
    <int2:textHash int2:hashCode="r8X/1PlFKAw/mY" int2:id="v9zAJkme">
      <int2:state int2:value="Rejected" int2:type="AugLoop_Text_Critique"/>
    </int2:textHash>
    <int2:textHash int2:hashCode="bdD+gAEUW+xKEt" int2:id="vScItTta">
      <int2:state int2:value="Rejected" int2:type="AugLoop_Text_Critique"/>
    </int2:textHash>
    <int2:textHash int2:hashCode="u6kbg2mD+NCa9e" int2:id="wPi3x2GP">
      <int2:state int2:value="Rejected" int2:type="AugLoop_Text_Critique"/>
    </int2:textHash>
    <int2:textHash int2:hashCode="cIRvi+tZbF8Tzy" int2:id="zaPyDOX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63C43"/>
    <w:multiLevelType w:val="hybridMultilevel"/>
    <w:tmpl w:val="FB20B2D0"/>
    <w:lvl w:ilvl="0" w:tplc="FFFFFFFF">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82E5DD7"/>
    <w:multiLevelType w:val="hybridMultilevel"/>
    <w:tmpl w:val="20C452C8"/>
    <w:lvl w:ilvl="0" w:tplc="30E8A752">
      <w:start w:val="1"/>
      <w:numFmt w:val="bullet"/>
      <w:lvlText w:val="-"/>
      <w:lvlJc w:val="left"/>
      <w:pPr>
        <w:ind w:left="720" w:hanging="360"/>
      </w:pPr>
      <w:rPr>
        <w:rFonts w:hint="default" w:ascii="Aptos" w:hAnsi="Aptos"/>
      </w:rPr>
    </w:lvl>
    <w:lvl w:ilvl="1" w:tplc="8BD4CA2E">
      <w:start w:val="1"/>
      <w:numFmt w:val="bullet"/>
      <w:lvlText w:val="o"/>
      <w:lvlJc w:val="left"/>
      <w:pPr>
        <w:ind w:left="1440" w:hanging="360"/>
      </w:pPr>
      <w:rPr>
        <w:rFonts w:hint="default" w:ascii="Courier New" w:hAnsi="Courier New" w:cs="Times New Roman"/>
      </w:rPr>
    </w:lvl>
    <w:lvl w:ilvl="2" w:tplc="D5F0133A">
      <w:start w:val="1"/>
      <w:numFmt w:val="bullet"/>
      <w:lvlText w:val=""/>
      <w:lvlJc w:val="left"/>
      <w:pPr>
        <w:ind w:left="2160" w:hanging="360"/>
      </w:pPr>
      <w:rPr>
        <w:rFonts w:hint="default" w:ascii="Wingdings" w:hAnsi="Wingdings"/>
      </w:rPr>
    </w:lvl>
    <w:lvl w:ilvl="3" w:tplc="053C3B96">
      <w:start w:val="1"/>
      <w:numFmt w:val="bullet"/>
      <w:lvlText w:val=""/>
      <w:lvlJc w:val="left"/>
      <w:pPr>
        <w:ind w:left="2880" w:hanging="360"/>
      </w:pPr>
      <w:rPr>
        <w:rFonts w:hint="default" w:ascii="Symbol" w:hAnsi="Symbol"/>
      </w:rPr>
    </w:lvl>
    <w:lvl w:ilvl="4" w:tplc="4B22F080">
      <w:start w:val="1"/>
      <w:numFmt w:val="bullet"/>
      <w:lvlText w:val="o"/>
      <w:lvlJc w:val="left"/>
      <w:pPr>
        <w:ind w:left="3600" w:hanging="360"/>
      </w:pPr>
      <w:rPr>
        <w:rFonts w:hint="default" w:ascii="Courier New" w:hAnsi="Courier New" w:cs="Times New Roman"/>
      </w:rPr>
    </w:lvl>
    <w:lvl w:ilvl="5" w:tplc="F4B2E926">
      <w:start w:val="1"/>
      <w:numFmt w:val="bullet"/>
      <w:lvlText w:val=""/>
      <w:lvlJc w:val="left"/>
      <w:pPr>
        <w:ind w:left="4320" w:hanging="360"/>
      </w:pPr>
      <w:rPr>
        <w:rFonts w:hint="default" w:ascii="Wingdings" w:hAnsi="Wingdings"/>
      </w:rPr>
    </w:lvl>
    <w:lvl w:ilvl="6" w:tplc="EF5074AA">
      <w:start w:val="1"/>
      <w:numFmt w:val="bullet"/>
      <w:lvlText w:val=""/>
      <w:lvlJc w:val="left"/>
      <w:pPr>
        <w:ind w:left="5040" w:hanging="360"/>
      </w:pPr>
      <w:rPr>
        <w:rFonts w:hint="default" w:ascii="Symbol" w:hAnsi="Symbol"/>
      </w:rPr>
    </w:lvl>
    <w:lvl w:ilvl="7" w:tplc="F9782FF6">
      <w:start w:val="1"/>
      <w:numFmt w:val="bullet"/>
      <w:lvlText w:val="o"/>
      <w:lvlJc w:val="left"/>
      <w:pPr>
        <w:ind w:left="5760" w:hanging="360"/>
      </w:pPr>
      <w:rPr>
        <w:rFonts w:hint="default" w:ascii="Courier New" w:hAnsi="Courier New" w:cs="Times New Roman"/>
      </w:rPr>
    </w:lvl>
    <w:lvl w:ilvl="8" w:tplc="533C80C4">
      <w:start w:val="1"/>
      <w:numFmt w:val="bullet"/>
      <w:lvlText w:val=""/>
      <w:lvlJc w:val="left"/>
      <w:pPr>
        <w:ind w:left="6480" w:hanging="360"/>
      </w:pPr>
      <w:rPr>
        <w:rFonts w:hint="default" w:ascii="Wingdings" w:hAnsi="Wingdings"/>
      </w:rPr>
    </w:lvl>
  </w:abstractNum>
  <w:abstractNum w:abstractNumId="2" w15:restartNumberingAfterBreak="0">
    <w:nsid w:val="1DF0EAA1"/>
    <w:multiLevelType w:val="hybridMultilevel"/>
    <w:tmpl w:val="FFFFFFFF"/>
    <w:lvl w:ilvl="0" w:tplc="23CE082E">
      <w:start w:val="1"/>
      <w:numFmt w:val="bullet"/>
      <w:lvlText w:val=""/>
      <w:lvlJc w:val="left"/>
      <w:pPr>
        <w:ind w:left="720" w:hanging="360"/>
      </w:pPr>
      <w:rPr>
        <w:rFonts w:hint="default" w:ascii="Wingdings" w:hAnsi="Wingdings"/>
      </w:rPr>
    </w:lvl>
    <w:lvl w:ilvl="1" w:tplc="46F44C26">
      <w:start w:val="1"/>
      <w:numFmt w:val="bullet"/>
      <w:lvlText w:val=""/>
      <w:lvlJc w:val="left"/>
      <w:pPr>
        <w:ind w:left="1440" w:hanging="360"/>
      </w:pPr>
      <w:rPr>
        <w:rFonts w:hint="default" w:ascii="Wingdings" w:hAnsi="Wingdings"/>
      </w:rPr>
    </w:lvl>
    <w:lvl w:ilvl="2" w:tplc="A6D23F2A">
      <w:start w:val="1"/>
      <w:numFmt w:val="bullet"/>
      <w:lvlText w:val=""/>
      <w:lvlJc w:val="left"/>
      <w:pPr>
        <w:ind w:left="2160" w:hanging="360"/>
      </w:pPr>
      <w:rPr>
        <w:rFonts w:hint="default" w:ascii="Wingdings" w:hAnsi="Wingdings"/>
      </w:rPr>
    </w:lvl>
    <w:lvl w:ilvl="3" w:tplc="A874E34A">
      <w:start w:val="1"/>
      <w:numFmt w:val="bullet"/>
      <w:lvlText w:val=""/>
      <w:lvlJc w:val="left"/>
      <w:pPr>
        <w:ind w:left="2880" w:hanging="360"/>
      </w:pPr>
      <w:rPr>
        <w:rFonts w:hint="default" w:ascii="Wingdings" w:hAnsi="Wingdings"/>
      </w:rPr>
    </w:lvl>
    <w:lvl w:ilvl="4" w:tplc="29F867DC">
      <w:start w:val="1"/>
      <w:numFmt w:val="bullet"/>
      <w:lvlText w:val=""/>
      <w:lvlJc w:val="left"/>
      <w:pPr>
        <w:ind w:left="3600" w:hanging="360"/>
      </w:pPr>
      <w:rPr>
        <w:rFonts w:hint="default" w:ascii="Wingdings" w:hAnsi="Wingdings"/>
      </w:rPr>
    </w:lvl>
    <w:lvl w:ilvl="5" w:tplc="BAD035C0">
      <w:start w:val="1"/>
      <w:numFmt w:val="bullet"/>
      <w:lvlText w:val=""/>
      <w:lvlJc w:val="left"/>
      <w:pPr>
        <w:ind w:left="4320" w:hanging="360"/>
      </w:pPr>
      <w:rPr>
        <w:rFonts w:hint="default" w:ascii="Wingdings" w:hAnsi="Wingdings"/>
      </w:rPr>
    </w:lvl>
    <w:lvl w:ilvl="6" w:tplc="8F0C2124">
      <w:start w:val="1"/>
      <w:numFmt w:val="bullet"/>
      <w:lvlText w:val=""/>
      <w:lvlJc w:val="left"/>
      <w:pPr>
        <w:ind w:left="5040" w:hanging="360"/>
      </w:pPr>
      <w:rPr>
        <w:rFonts w:hint="default" w:ascii="Wingdings" w:hAnsi="Wingdings"/>
      </w:rPr>
    </w:lvl>
    <w:lvl w:ilvl="7" w:tplc="E960B0C6">
      <w:start w:val="1"/>
      <w:numFmt w:val="bullet"/>
      <w:lvlText w:val=""/>
      <w:lvlJc w:val="left"/>
      <w:pPr>
        <w:ind w:left="5760" w:hanging="360"/>
      </w:pPr>
      <w:rPr>
        <w:rFonts w:hint="default" w:ascii="Wingdings" w:hAnsi="Wingdings"/>
      </w:rPr>
    </w:lvl>
    <w:lvl w:ilvl="8" w:tplc="2930697C">
      <w:start w:val="1"/>
      <w:numFmt w:val="bullet"/>
      <w:lvlText w:val=""/>
      <w:lvlJc w:val="left"/>
      <w:pPr>
        <w:ind w:left="6480" w:hanging="360"/>
      </w:pPr>
      <w:rPr>
        <w:rFonts w:hint="default" w:ascii="Wingdings" w:hAnsi="Wingdings"/>
      </w:rPr>
    </w:lvl>
  </w:abstractNum>
  <w:abstractNum w:abstractNumId="3" w15:restartNumberingAfterBreak="0">
    <w:nsid w:val="2EA938A7"/>
    <w:multiLevelType w:val="hybridMultilevel"/>
    <w:tmpl w:val="FFFFFFFF"/>
    <w:lvl w:ilvl="0" w:tplc="8DE86924">
      <w:start w:val="1"/>
      <w:numFmt w:val="bullet"/>
      <w:lvlText w:val="·"/>
      <w:lvlJc w:val="left"/>
      <w:pPr>
        <w:ind w:left="720" w:hanging="360"/>
      </w:pPr>
      <w:rPr>
        <w:rFonts w:hint="default" w:ascii="Symbol" w:hAnsi="Symbol"/>
      </w:rPr>
    </w:lvl>
    <w:lvl w:ilvl="1" w:tplc="28767BCA">
      <w:start w:val="1"/>
      <w:numFmt w:val="bullet"/>
      <w:lvlText w:val="o"/>
      <w:lvlJc w:val="left"/>
      <w:pPr>
        <w:ind w:left="1440" w:hanging="360"/>
      </w:pPr>
      <w:rPr>
        <w:rFonts w:hint="default" w:ascii="Courier New" w:hAnsi="Courier New"/>
      </w:rPr>
    </w:lvl>
    <w:lvl w:ilvl="2" w:tplc="694E6A4C">
      <w:start w:val="1"/>
      <w:numFmt w:val="bullet"/>
      <w:lvlText w:val=""/>
      <w:lvlJc w:val="left"/>
      <w:pPr>
        <w:ind w:left="2160" w:hanging="360"/>
      </w:pPr>
      <w:rPr>
        <w:rFonts w:hint="default" w:ascii="Wingdings" w:hAnsi="Wingdings"/>
      </w:rPr>
    </w:lvl>
    <w:lvl w:ilvl="3" w:tplc="4BB494B4">
      <w:start w:val="1"/>
      <w:numFmt w:val="bullet"/>
      <w:lvlText w:val=""/>
      <w:lvlJc w:val="left"/>
      <w:pPr>
        <w:ind w:left="2880" w:hanging="360"/>
      </w:pPr>
      <w:rPr>
        <w:rFonts w:hint="default" w:ascii="Symbol" w:hAnsi="Symbol"/>
      </w:rPr>
    </w:lvl>
    <w:lvl w:ilvl="4" w:tplc="20AE0FEA">
      <w:start w:val="1"/>
      <w:numFmt w:val="bullet"/>
      <w:lvlText w:val="o"/>
      <w:lvlJc w:val="left"/>
      <w:pPr>
        <w:ind w:left="3600" w:hanging="360"/>
      </w:pPr>
      <w:rPr>
        <w:rFonts w:hint="default" w:ascii="Courier New" w:hAnsi="Courier New"/>
      </w:rPr>
    </w:lvl>
    <w:lvl w:ilvl="5" w:tplc="03F4F56E">
      <w:start w:val="1"/>
      <w:numFmt w:val="bullet"/>
      <w:lvlText w:val=""/>
      <w:lvlJc w:val="left"/>
      <w:pPr>
        <w:ind w:left="4320" w:hanging="360"/>
      </w:pPr>
      <w:rPr>
        <w:rFonts w:hint="default" w:ascii="Wingdings" w:hAnsi="Wingdings"/>
      </w:rPr>
    </w:lvl>
    <w:lvl w:ilvl="6" w:tplc="073CF88C">
      <w:start w:val="1"/>
      <w:numFmt w:val="bullet"/>
      <w:lvlText w:val=""/>
      <w:lvlJc w:val="left"/>
      <w:pPr>
        <w:ind w:left="5040" w:hanging="360"/>
      </w:pPr>
      <w:rPr>
        <w:rFonts w:hint="default" w:ascii="Symbol" w:hAnsi="Symbol"/>
      </w:rPr>
    </w:lvl>
    <w:lvl w:ilvl="7" w:tplc="B4F0094E">
      <w:start w:val="1"/>
      <w:numFmt w:val="bullet"/>
      <w:lvlText w:val="o"/>
      <w:lvlJc w:val="left"/>
      <w:pPr>
        <w:ind w:left="5760" w:hanging="360"/>
      </w:pPr>
      <w:rPr>
        <w:rFonts w:hint="default" w:ascii="Courier New" w:hAnsi="Courier New"/>
      </w:rPr>
    </w:lvl>
    <w:lvl w:ilvl="8" w:tplc="2FD69634">
      <w:start w:val="1"/>
      <w:numFmt w:val="bullet"/>
      <w:lvlText w:val=""/>
      <w:lvlJc w:val="left"/>
      <w:pPr>
        <w:ind w:left="6480" w:hanging="360"/>
      </w:pPr>
      <w:rPr>
        <w:rFonts w:hint="default" w:ascii="Wingdings" w:hAnsi="Wingdings"/>
      </w:rPr>
    </w:lvl>
  </w:abstractNum>
  <w:abstractNum w:abstractNumId="4" w15:restartNumberingAfterBreak="0">
    <w:nsid w:val="354E6451"/>
    <w:multiLevelType w:val="hybridMultilevel"/>
    <w:tmpl w:val="FFFFFFFF"/>
    <w:lvl w:ilvl="0" w:tplc="75F23F9C">
      <w:start w:val="1"/>
      <w:numFmt w:val="bullet"/>
      <w:lvlText w:val=""/>
      <w:lvlJc w:val="left"/>
      <w:pPr>
        <w:ind w:left="720" w:hanging="360"/>
      </w:pPr>
      <w:rPr>
        <w:rFonts w:hint="default" w:ascii="Symbol" w:hAnsi="Symbol"/>
      </w:rPr>
    </w:lvl>
    <w:lvl w:ilvl="1" w:tplc="A08A5AAE">
      <w:start w:val="1"/>
      <w:numFmt w:val="bullet"/>
      <w:lvlText w:val="o"/>
      <w:lvlJc w:val="left"/>
      <w:pPr>
        <w:ind w:left="1440" w:hanging="360"/>
      </w:pPr>
      <w:rPr>
        <w:rFonts w:hint="default" w:ascii="Courier New" w:hAnsi="Courier New"/>
      </w:rPr>
    </w:lvl>
    <w:lvl w:ilvl="2" w:tplc="4A483496">
      <w:start w:val="1"/>
      <w:numFmt w:val="bullet"/>
      <w:lvlText w:val=""/>
      <w:lvlJc w:val="left"/>
      <w:pPr>
        <w:ind w:left="2160" w:hanging="360"/>
      </w:pPr>
      <w:rPr>
        <w:rFonts w:hint="default" w:ascii="Wingdings" w:hAnsi="Wingdings"/>
      </w:rPr>
    </w:lvl>
    <w:lvl w:ilvl="3" w:tplc="D9A41CF2">
      <w:start w:val="1"/>
      <w:numFmt w:val="bullet"/>
      <w:lvlText w:val=""/>
      <w:lvlJc w:val="left"/>
      <w:pPr>
        <w:ind w:left="2880" w:hanging="360"/>
      </w:pPr>
      <w:rPr>
        <w:rFonts w:hint="default" w:ascii="Symbol" w:hAnsi="Symbol"/>
      </w:rPr>
    </w:lvl>
    <w:lvl w:ilvl="4" w:tplc="D9DA3F44">
      <w:start w:val="1"/>
      <w:numFmt w:val="bullet"/>
      <w:lvlText w:val="o"/>
      <w:lvlJc w:val="left"/>
      <w:pPr>
        <w:ind w:left="3600" w:hanging="360"/>
      </w:pPr>
      <w:rPr>
        <w:rFonts w:hint="default" w:ascii="Courier New" w:hAnsi="Courier New"/>
      </w:rPr>
    </w:lvl>
    <w:lvl w:ilvl="5" w:tplc="74347C0A">
      <w:start w:val="1"/>
      <w:numFmt w:val="bullet"/>
      <w:lvlText w:val=""/>
      <w:lvlJc w:val="left"/>
      <w:pPr>
        <w:ind w:left="4320" w:hanging="360"/>
      </w:pPr>
      <w:rPr>
        <w:rFonts w:hint="default" w:ascii="Wingdings" w:hAnsi="Wingdings"/>
      </w:rPr>
    </w:lvl>
    <w:lvl w:ilvl="6" w:tplc="1C1CC748">
      <w:start w:val="1"/>
      <w:numFmt w:val="bullet"/>
      <w:lvlText w:val=""/>
      <w:lvlJc w:val="left"/>
      <w:pPr>
        <w:ind w:left="5040" w:hanging="360"/>
      </w:pPr>
      <w:rPr>
        <w:rFonts w:hint="default" w:ascii="Symbol" w:hAnsi="Symbol"/>
      </w:rPr>
    </w:lvl>
    <w:lvl w:ilvl="7" w:tplc="B6C65042">
      <w:start w:val="1"/>
      <w:numFmt w:val="bullet"/>
      <w:lvlText w:val="o"/>
      <w:lvlJc w:val="left"/>
      <w:pPr>
        <w:ind w:left="5760" w:hanging="360"/>
      </w:pPr>
      <w:rPr>
        <w:rFonts w:hint="default" w:ascii="Courier New" w:hAnsi="Courier New"/>
      </w:rPr>
    </w:lvl>
    <w:lvl w:ilvl="8" w:tplc="5CC0A936">
      <w:start w:val="1"/>
      <w:numFmt w:val="bullet"/>
      <w:lvlText w:val=""/>
      <w:lvlJc w:val="left"/>
      <w:pPr>
        <w:ind w:left="6480" w:hanging="360"/>
      </w:pPr>
      <w:rPr>
        <w:rFonts w:hint="default" w:ascii="Wingdings" w:hAnsi="Wingdings"/>
      </w:rPr>
    </w:lvl>
  </w:abstractNum>
  <w:abstractNum w:abstractNumId="5" w15:restartNumberingAfterBreak="0">
    <w:nsid w:val="3D474EB0"/>
    <w:multiLevelType w:val="hybridMultilevel"/>
    <w:tmpl w:val="FFFFFFFF"/>
    <w:lvl w:ilvl="0" w:tplc="3364FCD0">
      <w:start w:val="1"/>
      <w:numFmt w:val="bullet"/>
      <w:lvlText w:val=""/>
      <w:lvlJc w:val="left"/>
      <w:pPr>
        <w:ind w:left="720" w:hanging="360"/>
      </w:pPr>
      <w:rPr>
        <w:rFonts w:hint="default" w:ascii="Symbol" w:hAnsi="Symbol"/>
      </w:rPr>
    </w:lvl>
    <w:lvl w:ilvl="1" w:tplc="4198DE9A">
      <w:start w:val="1"/>
      <w:numFmt w:val="bullet"/>
      <w:lvlText w:val="o"/>
      <w:lvlJc w:val="left"/>
      <w:pPr>
        <w:ind w:left="1440" w:hanging="360"/>
      </w:pPr>
      <w:rPr>
        <w:rFonts w:hint="default" w:ascii="Courier New" w:hAnsi="Courier New"/>
      </w:rPr>
    </w:lvl>
    <w:lvl w:ilvl="2" w:tplc="732E2BC2">
      <w:start w:val="1"/>
      <w:numFmt w:val="bullet"/>
      <w:lvlText w:val=""/>
      <w:lvlJc w:val="left"/>
      <w:pPr>
        <w:ind w:left="2160" w:hanging="360"/>
      </w:pPr>
      <w:rPr>
        <w:rFonts w:hint="default" w:ascii="Wingdings" w:hAnsi="Wingdings"/>
      </w:rPr>
    </w:lvl>
    <w:lvl w:ilvl="3" w:tplc="FA426A6C">
      <w:start w:val="1"/>
      <w:numFmt w:val="bullet"/>
      <w:lvlText w:val=""/>
      <w:lvlJc w:val="left"/>
      <w:pPr>
        <w:ind w:left="2880" w:hanging="360"/>
      </w:pPr>
      <w:rPr>
        <w:rFonts w:hint="default" w:ascii="Symbol" w:hAnsi="Symbol"/>
      </w:rPr>
    </w:lvl>
    <w:lvl w:ilvl="4" w:tplc="10D4FBB6">
      <w:start w:val="1"/>
      <w:numFmt w:val="bullet"/>
      <w:lvlText w:val="o"/>
      <w:lvlJc w:val="left"/>
      <w:pPr>
        <w:ind w:left="3600" w:hanging="360"/>
      </w:pPr>
      <w:rPr>
        <w:rFonts w:hint="default" w:ascii="Courier New" w:hAnsi="Courier New"/>
      </w:rPr>
    </w:lvl>
    <w:lvl w:ilvl="5" w:tplc="F89619A6">
      <w:start w:val="1"/>
      <w:numFmt w:val="bullet"/>
      <w:lvlText w:val=""/>
      <w:lvlJc w:val="left"/>
      <w:pPr>
        <w:ind w:left="4320" w:hanging="360"/>
      </w:pPr>
      <w:rPr>
        <w:rFonts w:hint="default" w:ascii="Wingdings" w:hAnsi="Wingdings"/>
      </w:rPr>
    </w:lvl>
    <w:lvl w:ilvl="6" w:tplc="3F36547C">
      <w:start w:val="1"/>
      <w:numFmt w:val="bullet"/>
      <w:lvlText w:val=""/>
      <w:lvlJc w:val="left"/>
      <w:pPr>
        <w:ind w:left="5040" w:hanging="360"/>
      </w:pPr>
      <w:rPr>
        <w:rFonts w:hint="default" w:ascii="Symbol" w:hAnsi="Symbol"/>
      </w:rPr>
    </w:lvl>
    <w:lvl w:ilvl="7" w:tplc="6E9CD39E">
      <w:start w:val="1"/>
      <w:numFmt w:val="bullet"/>
      <w:lvlText w:val="o"/>
      <w:lvlJc w:val="left"/>
      <w:pPr>
        <w:ind w:left="5760" w:hanging="360"/>
      </w:pPr>
      <w:rPr>
        <w:rFonts w:hint="default" w:ascii="Courier New" w:hAnsi="Courier New"/>
      </w:rPr>
    </w:lvl>
    <w:lvl w:ilvl="8" w:tplc="E57A2B5E">
      <w:start w:val="1"/>
      <w:numFmt w:val="bullet"/>
      <w:lvlText w:val=""/>
      <w:lvlJc w:val="left"/>
      <w:pPr>
        <w:ind w:left="6480" w:hanging="360"/>
      </w:pPr>
      <w:rPr>
        <w:rFonts w:hint="default" w:ascii="Wingdings" w:hAnsi="Wingdings"/>
      </w:rPr>
    </w:lvl>
  </w:abstractNum>
  <w:abstractNum w:abstractNumId="6" w15:restartNumberingAfterBreak="0">
    <w:nsid w:val="3E183654"/>
    <w:multiLevelType w:val="hybridMultilevel"/>
    <w:tmpl w:val="FFFFFFFF"/>
    <w:lvl w:ilvl="0" w:tplc="E312B3C2">
      <w:start w:val="1"/>
      <w:numFmt w:val="bullet"/>
      <w:lvlText w:val=""/>
      <w:lvlJc w:val="left"/>
      <w:pPr>
        <w:ind w:left="720" w:hanging="360"/>
      </w:pPr>
      <w:rPr>
        <w:rFonts w:hint="default" w:ascii="Symbol" w:hAnsi="Symbol"/>
      </w:rPr>
    </w:lvl>
    <w:lvl w:ilvl="1" w:tplc="A412C348">
      <w:start w:val="1"/>
      <w:numFmt w:val="bullet"/>
      <w:lvlText w:val="o"/>
      <w:lvlJc w:val="left"/>
      <w:pPr>
        <w:ind w:left="1440" w:hanging="360"/>
      </w:pPr>
      <w:rPr>
        <w:rFonts w:hint="default" w:ascii="Courier New" w:hAnsi="Courier New"/>
      </w:rPr>
    </w:lvl>
    <w:lvl w:ilvl="2" w:tplc="1B1A2500">
      <w:start w:val="1"/>
      <w:numFmt w:val="bullet"/>
      <w:lvlText w:val=""/>
      <w:lvlJc w:val="left"/>
      <w:pPr>
        <w:ind w:left="2160" w:hanging="360"/>
      </w:pPr>
      <w:rPr>
        <w:rFonts w:hint="default" w:ascii="Wingdings" w:hAnsi="Wingdings"/>
      </w:rPr>
    </w:lvl>
    <w:lvl w:ilvl="3" w:tplc="F4286720">
      <w:start w:val="1"/>
      <w:numFmt w:val="bullet"/>
      <w:lvlText w:val=""/>
      <w:lvlJc w:val="left"/>
      <w:pPr>
        <w:ind w:left="2880" w:hanging="360"/>
      </w:pPr>
      <w:rPr>
        <w:rFonts w:hint="default" w:ascii="Symbol" w:hAnsi="Symbol"/>
      </w:rPr>
    </w:lvl>
    <w:lvl w:ilvl="4" w:tplc="B2F61BD2">
      <w:start w:val="1"/>
      <w:numFmt w:val="bullet"/>
      <w:lvlText w:val="o"/>
      <w:lvlJc w:val="left"/>
      <w:pPr>
        <w:ind w:left="3600" w:hanging="360"/>
      </w:pPr>
      <w:rPr>
        <w:rFonts w:hint="default" w:ascii="Courier New" w:hAnsi="Courier New"/>
      </w:rPr>
    </w:lvl>
    <w:lvl w:ilvl="5" w:tplc="93D27FDA">
      <w:start w:val="1"/>
      <w:numFmt w:val="bullet"/>
      <w:lvlText w:val=""/>
      <w:lvlJc w:val="left"/>
      <w:pPr>
        <w:ind w:left="4320" w:hanging="360"/>
      </w:pPr>
      <w:rPr>
        <w:rFonts w:hint="default" w:ascii="Wingdings" w:hAnsi="Wingdings"/>
      </w:rPr>
    </w:lvl>
    <w:lvl w:ilvl="6" w:tplc="5B66AC18">
      <w:start w:val="1"/>
      <w:numFmt w:val="bullet"/>
      <w:lvlText w:val=""/>
      <w:lvlJc w:val="left"/>
      <w:pPr>
        <w:ind w:left="5040" w:hanging="360"/>
      </w:pPr>
      <w:rPr>
        <w:rFonts w:hint="default" w:ascii="Symbol" w:hAnsi="Symbol"/>
      </w:rPr>
    </w:lvl>
    <w:lvl w:ilvl="7" w:tplc="898AE796">
      <w:start w:val="1"/>
      <w:numFmt w:val="bullet"/>
      <w:lvlText w:val="o"/>
      <w:lvlJc w:val="left"/>
      <w:pPr>
        <w:ind w:left="5760" w:hanging="360"/>
      </w:pPr>
      <w:rPr>
        <w:rFonts w:hint="default" w:ascii="Courier New" w:hAnsi="Courier New"/>
      </w:rPr>
    </w:lvl>
    <w:lvl w:ilvl="8" w:tplc="1BB0ACF8">
      <w:start w:val="1"/>
      <w:numFmt w:val="bullet"/>
      <w:lvlText w:val=""/>
      <w:lvlJc w:val="left"/>
      <w:pPr>
        <w:ind w:left="6480" w:hanging="360"/>
      </w:pPr>
      <w:rPr>
        <w:rFonts w:hint="default" w:ascii="Wingdings" w:hAnsi="Wingdings"/>
      </w:rPr>
    </w:lvl>
  </w:abstractNum>
  <w:abstractNum w:abstractNumId="7" w15:restartNumberingAfterBreak="0">
    <w:nsid w:val="51C34746"/>
    <w:multiLevelType w:val="hybridMultilevel"/>
    <w:tmpl w:val="29C018E0"/>
    <w:lvl w:ilvl="0" w:tplc="CDACF194">
      <w:start w:val="1"/>
      <w:numFmt w:val="bullet"/>
      <w:lvlText w:val=""/>
      <w:lvlJc w:val="left"/>
      <w:pPr>
        <w:ind w:left="720" w:hanging="360"/>
      </w:pPr>
      <w:rPr>
        <w:rFonts w:hint="default" w:ascii="Symbol" w:hAnsi="Symbol"/>
      </w:rPr>
    </w:lvl>
    <w:lvl w:ilvl="1" w:tplc="5764000C">
      <w:start w:val="1"/>
      <w:numFmt w:val="bullet"/>
      <w:lvlText w:val="o"/>
      <w:lvlJc w:val="left"/>
      <w:pPr>
        <w:ind w:left="1440" w:hanging="360"/>
      </w:pPr>
      <w:rPr>
        <w:rFonts w:hint="default" w:ascii="Courier New" w:hAnsi="Courier New" w:cs="Times New Roman"/>
      </w:rPr>
    </w:lvl>
    <w:lvl w:ilvl="2" w:tplc="4E4044AA">
      <w:start w:val="1"/>
      <w:numFmt w:val="bullet"/>
      <w:lvlText w:val=""/>
      <w:lvlJc w:val="left"/>
      <w:pPr>
        <w:ind w:left="2160" w:hanging="360"/>
      </w:pPr>
      <w:rPr>
        <w:rFonts w:hint="default" w:ascii="Wingdings" w:hAnsi="Wingdings"/>
      </w:rPr>
    </w:lvl>
    <w:lvl w:ilvl="3" w:tplc="A5AA1722">
      <w:start w:val="1"/>
      <w:numFmt w:val="bullet"/>
      <w:lvlText w:val=""/>
      <w:lvlJc w:val="left"/>
      <w:pPr>
        <w:ind w:left="2880" w:hanging="360"/>
      </w:pPr>
      <w:rPr>
        <w:rFonts w:hint="default" w:ascii="Symbol" w:hAnsi="Symbol"/>
      </w:rPr>
    </w:lvl>
    <w:lvl w:ilvl="4" w:tplc="E46A5B56">
      <w:start w:val="1"/>
      <w:numFmt w:val="bullet"/>
      <w:lvlText w:val="o"/>
      <w:lvlJc w:val="left"/>
      <w:pPr>
        <w:ind w:left="3600" w:hanging="360"/>
      </w:pPr>
      <w:rPr>
        <w:rFonts w:hint="default" w:ascii="Courier New" w:hAnsi="Courier New" w:cs="Times New Roman"/>
      </w:rPr>
    </w:lvl>
    <w:lvl w:ilvl="5" w:tplc="5B007A2E">
      <w:start w:val="1"/>
      <w:numFmt w:val="bullet"/>
      <w:lvlText w:val=""/>
      <w:lvlJc w:val="left"/>
      <w:pPr>
        <w:ind w:left="4320" w:hanging="360"/>
      </w:pPr>
      <w:rPr>
        <w:rFonts w:hint="default" w:ascii="Wingdings" w:hAnsi="Wingdings"/>
      </w:rPr>
    </w:lvl>
    <w:lvl w:ilvl="6" w:tplc="D1B25A54">
      <w:start w:val="1"/>
      <w:numFmt w:val="bullet"/>
      <w:lvlText w:val=""/>
      <w:lvlJc w:val="left"/>
      <w:pPr>
        <w:ind w:left="5040" w:hanging="360"/>
      </w:pPr>
      <w:rPr>
        <w:rFonts w:hint="default" w:ascii="Symbol" w:hAnsi="Symbol"/>
      </w:rPr>
    </w:lvl>
    <w:lvl w:ilvl="7" w:tplc="B5B8C31E">
      <w:start w:val="1"/>
      <w:numFmt w:val="bullet"/>
      <w:lvlText w:val="o"/>
      <w:lvlJc w:val="left"/>
      <w:pPr>
        <w:ind w:left="5760" w:hanging="360"/>
      </w:pPr>
      <w:rPr>
        <w:rFonts w:hint="default" w:ascii="Courier New" w:hAnsi="Courier New" w:cs="Times New Roman"/>
      </w:rPr>
    </w:lvl>
    <w:lvl w:ilvl="8" w:tplc="092E79C0">
      <w:start w:val="1"/>
      <w:numFmt w:val="bullet"/>
      <w:lvlText w:val=""/>
      <w:lvlJc w:val="left"/>
      <w:pPr>
        <w:ind w:left="6480" w:hanging="360"/>
      </w:pPr>
      <w:rPr>
        <w:rFonts w:hint="default" w:ascii="Wingdings" w:hAnsi="Wingdings"/>
      </w:rPr>
    </w:lvl>
  </w:abstractNum>
  <w:abstractNum w:abstractNumId="8" w15:restartNumberingAfterBreak="0">
    <w:nsid w:val="5C8C6F60"/>
    <w:multiLevelType w:val="hybridMultilevel"/>
    <w:tmpl w:val="4746CAAC"/>
    <w:lvl w:ilvl="0" w:tplc="D084EDE8">
      <w:start w:val="1"/>
      <w:numFmt w:val="bullet"/>
      <w:lvlText w:val="·"/>
      <w:lvlJc w:val="left"/>
      <w:pPr>
        <w:ind w:left="720" w:hanging="360"/>
      </w:pPr>
      <w:rPr>
        <w:rFonts w:hint="default" w:ascii="Symbol" w:hAnsi="Symbol"/>
      </w:rPr>
    </w:lvl>
    <w:lvl w:ilvl="1" w:tplc="9156165A">
      <w:start w:val="1"/>
      <w:numFmt w:val="bullet"/>
      <w:lvlText w:val="o"/>
      <w:lvlJc w:val="left"/>
      <w:pPr>
        <w:ind w:left="1440" w:hanging="360"/>
      </w:pPr>
      <w:rPr>
        <w:rFonts w:hint="default" w:ascii="Courier New" w:hAnsi="Courier New"/>
      </w:rPr>
    </w:lvl>
    <w:lvl w:ilvl="2" w:tplc="D2B60DB6">
      <w:start w:val="1"/>
      <w:numFmt w:val="bullet"/>
      <w:lvlText w:val=""/>
      <w:lvlJc w:val="left"/>
      <w:pPr>
        <w:ind w:left="2160" w:hanging="360"/>
      </w:pPr>
      <w:rPr>
        <w:rFonts w:hint="default" w:ascii="Wingdings" w:hAnsi="Wingdings"/>
      </w:rPr>
    </w:lvl>
    <w:lvl w:ilvl="3" w:tplc="3BA802D6">
      <w:start w:val="1"/>
      <w:numFmt w:val="bullet"/>
      <w:lvlText w:val=""/>
      <w:lvlJc w:val="left"/>
      <w:pPr>
        <w:ind w:left="2880" w:hanging="360"/>
      </w:pPr>
      <w:rPr>
        <w:rFonts w:hint="default" w:ascii="Symbol" w:hAnsi="Symbol"/>
      </w:rPr>
    </w:lvl>
    <w:lvl w:ilvl="4" w:tplc="35661468">
      <w:start w:val="1"/>
      <w:numFmt w:val="bullet"/>
      <w:lvlText w:val="o"/>
      <w:lvlJc w:val="left"/>
      <w:pPr>
        <w:ind w:left="3600" w:hanging="360"/>
      </w:pPr>
      <w:rPr>
        <w:rFonts w:hint="default" w:ascii="Courier New" w:hAnsi="Courier New"/>
      </w:rPr>
    </w:lvl>
    <w:lvl w:ilvl="5" w:tplc="5C8E3A32">
      <w:start w:val="1"/>
      <w:numFmt w:val="bullet"/>
      <w:lvlText w:val=""/>
      <w:lvlJc w:val="left"/>
      <w:pPr>
        <w:ind w:left="4320" w:hanging="360"/>
      </w:pPr>
      <w:rPr>
        <w:rFonts w:hint="default" w:ascii="Wingdings" w:hAnsi="Wingdings"/>
      </w:rPr>
    </w:lvl>
    <w:lvl w:ilvl="6" w:tplc="187225A6">
      <w:start w:val="1"/>
      <w:numFmt w:val="bullet"/>
      <w:lvlText w:val=""/>
      <w:lvlJc w:val="left"/>
      <w:pPr>
        <w:ind w:left="5040" w:hanging="360"/>
      </w:pPr>
      <w:rPr>
        <w:rFonts w:hint="default" w:ascii="Symbol" w:hAnsi="Symbol"/>
      </w:rPr>
    </w:lvl>
    <w:lvl w:ilvl="7" w:tplc="B0A8A958">
      <w:start w:val="1"/>
      <w:numFmt w:val="bullet"/>
      <w:lvlText w:val="o"/>
      <w:lvlJc w:val="left"/>
      <w:pPr>
        <w:ind w:left="5760" w:hanging="360"/>
      </w:pPr>
      <w:rPr>
        <w:rFonts w:hint="default" w:ascii="Courier New" w:hAnsi="Courier New"/>
      </w:rPr>
    </w:lvl>
    <w:lvl w:ilvl="8" w:tplc="1FE4E9AA">
      <w:start w:val="1"/>
      <w:numFmt w:val="bullet"/>
      <w:lvlText w:val=""/>
      <w:lvlJc w:val="left"/>
      <w:pPr>
        <w:ind w:left="6480" w:hanging="360"/>
      </w:pPr>
      <w:rPr>
        <w:rFonts w:hint="default" w:ascii="Wingdings" w:hAnsi="Wingdings"/>
      </w:rPr>
    </w:lvl>
  </w:abstractNum>
  <w:abstractNum w:abstractNumId="9" w15:restartNumberingAfterBreak="0">
    <w:nsid w:val="7B4DFFDF"/>
    <w:multiLevelType w:val="hybridMultilevel"/>
    <w:tmpl w:val="FFFFFFFF"/>
    <w:lvl w:ilvl="0" w:tplc="FDE4CFE0">
      <w:start w:val="1"/>
      <w:numFmt w:val="bullet"/>
      <w:lvlText w:val=""/>
      <w:lvlJc w:val="left"/>
      <w:pPr>
        <w:ind w:left="720" w:hanging="360"/>
      </w:pPr>
      <w:rPr>
        <w:rFonts w:hint="default" w:ascii="Symbol" w:hAnsi="Symbol"/>
      </w:rPr>
    </w:lvl>
    <w:lvl w:ilvl="1" w:tplc="7A103EB8">
      <w:start w:val="1"/>
      <w:numFmt w:val="bullet"/>
      <w:lvlText w:val="o"/>
      <w:lvlJc w:val="left"/>
      <w:pPr>
        <w:ind w:left="1440" w:hanging="360"/>
      </w:pPr>
      <w:rPr>
        <w:rFonts w:hint="default" w:ascii="Courier New" w:hAnsi="Courier New"/>
      </w:rPr>
    </w:lvl>
    <w:lvl w:ilvl="2" w:tplc="7A5481C2">
      <w:start w:val="1"/>
      <w:numFmt w:val="bullet"/>
      <w:lvlText w:val=""/>
      <w:lvlJc w:val="left"/>
      <w:pPr>
        <w:ind w:left="2160" w:hanging="360"/>
      </w:pPr>
      <w:rPr>
        <w:rFonts w:hint="default" w:ascii="Wingdings" w:hAnsi="Wingdings"/>
      </w:rPr>
    </w:lvl>
    <w:lvl w:ilvl="3" w:tplc="59CA180A">
      <w:start w:val="1"/>
      <w:numFmt w:val="bullet"/>
      <w:lvlText w:val=""/>
      <w:lvlJc w:val="left"/>
      <w:pPr>
        <w:ind w:left="2880" w:hanging="360"/>
      </w:pPr>
      <w:rPr>
        <w:rFonts w:hint="default" w:ascii="Symbol" w:hAnsi="Symbol"/>
      </w:rPr>
    </w:lvl>
    <w:lvl w:ilvl="4" w:tplc="A1A007B4">
      <w:start w:val="1"/>
      <w:numFmt w:val="bullet"/>
      <w:lvlText w:val="o"/>
      <w:lvlJc w:val="left"/>
      <w:pPr>
        <w:ind w:left="3600" w:hanging="360"/>
      </w:pPr>
      <w:rPr>
        <w:rFonts w:hint="default" w:ascii="Courier New" w:hAnsi="Courier New"/>
      </w:rPr>
    </w:lvl>
    <w:lvl w:ilvl="5" w:tplc="F54C0720">
      <w:start w:val="1"/>
      <w:numFmt w:val="bullet"/>
      <w:lvlText w:val=""/>
      <w:lvlJc w:val="left"/>
      <w:pPr>
        <w:ind w:left="4320" w:hanging="360"/>
      </w:pPr>
      <w:rPr>
        <w:rFonts w:hint="default" w:ascii="Wingdings" w:hAnsi="Wingdings"/>
      </w:rPr>
    </w:lvl>
    <w:lvl w:ilvl="6" w:tplc="BB4E4C9E">
      <w:start w:val="1"/>
      <w:numFmt w:val="bullet"/>
      <w:lvlText w:val=""/>
      <w:lvlJc w:val="left"/>
      <w:pPr>
        <w:ind w:left="5040" w:hanging="360"/>
      </w:pPr>
      <w:rPr>
        <w:rFonts w:hint="default" w:ascii="Symbol" w:hAnsi="Symbol"/>
      </w:rPr>
    </w:lvl>
    <w:lvl w:ilvl="7" w:tplc="CFE03D50">
      <w:start w:val="1"/>
      <w:numFmt w:val="bullet"/>
      <w:lvlText w:val="o"/>
      <w:lvlJc w:val="left"/>
      <w:pPr>
        <w:ind w:left="5760" w:hanging="360"/>
      </w:pPr>
      <w:rPr>
        <w:rFonts w:hint="default" w:ascii="Courier New" w:hAnsi="Courier New"/>
      </w:rPr>
    </w:lvl>
    <w:lvl w:ilvl="8" w:tplc="74AC70DE">
      <w:start w:val="1"/>
      <w:numFmt w:val="bullet"/>
      <w:lvlText w:val=""/>
      <w:lvlJc w:val="left"/>
      <w:pPr>
        <w:ind w:left="6480" w:hanging="360"/>
      </w:pPr>
      <w:rPr>
        <w:rFonts w:hint="default" w:ascii="Wingdings" w:hAnsi="Wingdings"/>
      </w:rPr>
    </w:lvl>
  </w:abstractNum>
  <w:num w:numId="1" w16cid:durableId="468791060">
    <w:abstractNumId w:val="8"/>
  </w:num>
  <w:num w:numId="2" w16cid:durableId="1994021654">
    <w:abstractNumId w:val="5"/>
  </w:num>
  <w:num w:numId="3" w16cid:durableId="799691304">
    <w:abstractNumId w:val="2"/>
  </w:num>
  <w:num w:numId="4" w16cid:durableId="1098404830">
    <w:abstractNumId w:val="6"/>
  </w:num>
  <w:num w:numId="5" w16cid:durableId="1081297337">
    <w:abstractNumId w:val="3"/>
  </w:num>
  <w:num w:numId="6" w16cid:durableId="1115519050">
    <w:abstractNumId w:val="4"/>
  </w:num>
  <w:num w:numId="7" w16cid:durableId="581572365">
    <w:abstractNumId w:val="1"/>
  </w:num>
  <w:num w:numId="8" w16cid:durableId="1132410001">
    <w:abstractNumId w:val="7"/>
  </w:num>
  <w:num w:numId="9" w16cid:durableId="2124231704">
    <w:abstractNumId w:val="9"/>
  </w:num>
  <w:num w:numId="10" w16cid:durableId="6318354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view w:val="web"/>
  <w:zoom w:percent="40"/>
  <w:trackRevisions w:val="tru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A7"/>
    <w:rsid w:val="00095346"/>
    <w:rsid w:val="000B7D33"/>
    <w:rsid w:val="00112281"/>
    <w:rsid w:val="001811F6"/>
    <w:rsid w:val="001E73CA"/>
    <w:rsid w:val="001F6003"/>
    <w:rsid w:val="00222328"/>
    <w:rsid w:val="00260D06"/>
    <w:rsid w:val="002763E4"/>
    <w:rsid w:val="0028587A"/>
    <w:rsid w:val="002C0698"/>
    <w:rsid w:val="002E1EB8"/>
    <w:rsid w:val="00437579"/>
    <w:rsid w:val="004537BD"/>
    <w:rsid w:val="00532C92"/>
    <w:rsid w:val="00550F0B"/>
    <w:rsid w:val="005D7550"/>
    <w:rsid w:val="00650108"/>
    <w:rsid w:val="00652BA7"/>
    <w:rsid w:val="00687E21"/>
    <w:rsid w:val="006A7FF5"/>
    <w:rsid w:val="006D04A2"/>
    <w:rsid w:val="00716580"/>
    <w:rsid w:val="007437DD"/>
    <w:rsid w:val="00776812"/>
    <w:rsid w:val="00851116"/>
    <w:rsid w:val="00851AE4"/>
    <w:rsid w:val="00857F12"/>
    <w:rsid w:val="00880BB9"/>
    <w:rsid w:val="00896BB4"/>
    <w:rsid w:val="008A03BC"/>
    <w:rsid w:val="00992B73"/>
    <w:rsid w:val="009A4898"/>
    <w:rsid w:val="00A06085"/>
    <w:rsid w:val="00A334CB"/>
    <w:rsid w:val="00A90C35"/>
    <w:rsid w:val="00AA5311"/>
    <w:rsid w:val="00AC5CA1"/>
    <w:rsid w:val="00AC605B"/>
    <w:rsid w:val="00B00F07"/>
    <w:rsid w:val="00B2797E"/>
    <w:rsid w:val="00B41C08"/>
    <w:rsid w:val="00B528BE"/>
    <w:rsid w:val="00B91205"/>
    <w:rsid w:val="00BB41BE"/>
    <w:rsid w:val="00BC71FF"/>
    <w:rsid w:val="00C31AFC"/>
    <w:rsid w:val="00C426E2"/>
    <w:rsid w:val="00C45687"/>
    <w:rsid w:val="00C724B9"/>
    <w:rsid w:val="00C93952"/>
    <w:rsid w:val="00CE3A92"/>
    <w:rsid w:val="00CE6BFB"/>
    <w:rsid w:val="00D22C95"/>
    <w:rsid w:val="00D2416B"/>
    <w:rsid w:val="00D416FA"/>
    <w:rsid w:val="00D70DF7"/>
    <w:rsid w:val="00D74599"/>
    <w:rsid w:val="00D874DD"/>
    <w:rsid w:val="00DA168F"/>
    <w:rsid w:val="00DC2098"/>
    <w:rsid w:val="00DC4918"/>
    <w:rsid w:val="00E01491"/>
    <w:rsid w:val="00E0427E"/>
    <w:rsid w:val="00E43523"/>
    <w:rsid w:val="00E531B3"/>
    <w:rsid w:val="00E531BE"/>
    <w:rsid w:val="00EE1259"/>
    <w:rsid w:val="00F110E1"/>
    <w:rsid w:val="00F4129F"/>
    <w:rsid w:val="00F567DC"/>
    <w:rsid w:val="00F92757"/>
    <w:rsid w:val="00FA19BC"/>
    <w:rsid w:val="00FD4B0D"/>
    <w:rsid w:val="00FF5303"/>
    <w:rsid w:val="01398FDF"/>
    <w:rsid w:val="02147278"/>
    <w:rsid w:val="02983FBC"/>
    <w:rsid w:val="03E8D970"/>
    <w:rsid w:val="03FDEE9F"/>
    <w:rsid w:val="043ED06C"/>
    <w:rsid w:val="05B97B67"/>
    <w:rsid w:val="06315EF2"/>
    <w:rsid w:val="0684D3CB"/>
    <w:rsid w:val="07F3DD42"/>
    <w:rsid w:val="07F6BAB1"/>
    <w:rsid w:val="085A67BD"/>
    <w:rsid w:val="08F8A9D0"/>
    <w:rsid w:val="09DA1EBB"/>
    <w:rsid w:val="0A3F9213"/>
    <w:rsid w:val="0AB2CD8B"/>
    <w:rsid w:val="0B79EADA"/>
    <w:rsid w:val="0B8E3F7F"/>
    <w:rsid w:val="0BBFCB58"/>
    <w:rsid w:val="0BE4D457"/>
    <w:rsid w:val="0BFFA743"/>
    <w:rsid w:val="0CF2B299"/>
    <w:rsid w:val="0D251BD1"/>
    <w:rsid w:val="0F099B59"/>
    <w:rsid w:val="0F9D479C"/>
    <w:rsid w:val="0FCB1991"/>
    <w:rsid w:val="0FCF72AF"/>
    <w:rsid w:val="11306FA7"/>
    <w:rsid w:val="11AA0090"/>
    <w:rsid w:val="11D0F2E1"/>
    <w:rsid w:val="123F2757"/>
    <w:rsid w:val="12A7A08D"/>
    <w:rsid w:val="1336864E"/>
    <w:rsid w:val="1375CA52"/>
    <w:rsid w:val="1495D21B"/>
    <w:rsid w:val="1496FF02"/>
    <w:rsid w:val="1568263A"/>
    <w:rsid w:val="15857CD9"/>
    <w:rsid w:val="1654487B"/>
    <w:rsid w:val="17002670"/>
    <w:rsid w:val="183E1844"/>
    <w:rsid w:val="1889D976"/>
    <w:rsid w:val="18BB5282"/>
    <w:rsid w:val="18C5B6D7"/>
    <w:rsid w:val="1984FC90"/>
    <w:rsid w:val="19A53CB6"/>
    <w:rsid w:val="19D2D2C6"/>
    <w:rsid w:val="1CDAB5F9"/>
    <w:rsid w:val="1D2937E0"/>
    <w:rsid w:val="1D5DC4CD"/>
    <w:rsid w:val="1D7457E6"/>
    <w:rsid w:val="1D830DD0"/>
    <w:rsid w:val="1E899BFA"/>
    <w:rsid w:val="1F163A6B"/>
    <w:rsid w:val="203BDAA3"/>
    <w:rsid w:val="20EF3B85"/>
    <w:rsid w:val="21A2CC91"/>
    <w:rsid w:val="21E4FE08"/>
    <w:rsid w:val="22ACA61D"/>
    <w:rsid w:val="22E9EC84"/>
    <w:rsid w:val="24AE6DD3"/>
    <w:rsid w:val="2513465B"/>
    <w:rsid w:val="2895BFF7"/>
    <w:rsid w:val="28981119"/>
    <w:rsid w:val="28B6CE33"/>
    <w:rsid w:val="297801C2"/>
    <w:rsid w:val="2BC03898"/>
    <w:rsid w:val="2BECD943"/>
    <w:rsid w:val="2C26517B"/>
    <w:rsid w:val="2D4E0A53"/>
    <w:rsid w:val="2E3D054B"/>
    <w:rsid w:val="2EFB5203"/>
    <w:rsid w:val="3037AE08"/>
    <w:rsid w:val="30802708"/>
    <w:rsid w:val="30DC5D9E"/>
    <w:rsid w:val="312546C0"/>
    <w:rsid w:val="31DCBA13"/>
    <w:rsid w:val="328C9F2F"/>
    <w:rsid w:val="331FBC7F"/>
    <w:rsid w:val="34B3A998"/>
    <w:rsid w:val="35031E2C"/>
    <w:rsid w:val="355E4738"/>
    <w:rsid w:val="356808DF"/>
    <w:rsid w:val="35F3F608"/>
    <w:rsid w:val="36C88B5C"/>
    <w:rsid w:val="38F4D485"/>
    <w:rsid w:val="3919FDAD"/>
    <w:rsid w:val="3986899A"/>
    <w:rsid w:val="3A10C34B"/>
    <w:rsid w:val="3B1EAE57"/>
    <w:rsid w:val="3C0A03D1"/>
    <w:rsid w:val="3C49CF75"/>
    <w:rsid w:val="3C9AD4D9"/>
    <w:rsid w:val="3CBA9CC8"/>
    <w:rsid w:val="3D55CAE1"/>
    <w:rsid w:val="3D57887B"/>
    <w:rsid w:val="3E5AB825"/>
    <w:rsid w:val="3EA748D9"/>
    <w:rsid w:val="3ED68471"/>
    <w:rsid w:val="3EF4D4DF"/>
    <w:rsid w:val="3FD7A9EB"/>
    <w:rsid w:val="4043AF66"/>
    <w:rsid w:val="413D058E"/>
    <w:rsid w:val="419231EB"/>
    <w:rsid w:val="4232C953"/>
    <w:rsid w:val="427031D8"/>
    <w:rsid w:val="4295FB72"/>
    <w:rsid w:val="433173A7"/>
    <w:rsid w:val="43692451"/>
    <w:rsid w:val="441E32FF"/>
    <w:rsid w:val="444D1467"/>
    <w:rsid w:val="447EA0BE"/>
    <w:rsid w:val="44CB208F"/>
    <w:rsid w:val="45083C22"/>
    <w:rsid w:val="45546998"/>
    <w:rsid w:val="45A39163"/>
    <w:rsid w:val="45D1B8FB"/>
    <w:rsid w:val="46911685"/>
    <w:rsid w:val="48568741"/>
    <w:rsid w:val="490B1932"/>
    <w:rsid w:val="49D2BCCE"/>
    <w:rsid w:val="4A57589A"/>
    <w:rsid w:val="4A655AA2"/>
    <w:rsid w:val="4AE2AE49"/>
    <w:rsid w:val="4B4D731D"/>
    <w:rsid w:val="4BC40869"/>
    <w:rsid w:val="4D3CFC0D"/>
    <w:rsid w:val="4D922503"/>
    <w:rsid w:val="4E0741E8"/>
    <w:rsid w:val="4E9E2172"/>
    <w:rsid w:val="4FEF8045"/>
    <w:rsid w:val="5099B983"/>
    <w:rsid w:val="51B6017F"/>
    <w:rsid w:val="5210656E"/>
    <w:rsid w:val="527E1543"/>
    <w:rsid w:val="529E5950"/>
    <w:rsid w:val="53065A9A"/>
    <w:rsid w:val="53199506"/>
    <w:rsid w:val="53CB20A1"/>
    <w:rsid w:val="5423372E"/>
    <w:rsid w:val="545EBF65"/>
    <w:rsid w:val="5519F6B7"/>
    <w:rsid w:val="552934A3"/>
    <w:rsid w:val="560AD536"/>
    <w:rsid w:val="56C1713D"/>
    <w:rsid w:val="57CA81B0"/>
    <w:rsid w:val="57D40571"/>
    <w:rsid w:val="5849EFB9"/>
    <w:rsid w:val="589ED7F2"/>
    <w:rsid w:val="58ABA338"/>
    <w:rsid w:val="595AD08B"/>
    <w:rsid w:val="5AD0DB86"/>
    <w:rsid w:val="5D411AEB"/>
    <w:rsid w:val="5D933FFE"/>
    <w:rsid w:val="5DD7AD8D"/>
    <w:rsid w:val="5E1021C6"/>
    <w:rsid w:val="5E255DA2"/>
    <w:rsid w:val="602B906A"/>
    <w:rsid w:val="60366C50"/>
    <w:rsid w:val="60E0720D"/>
    <w:rsid w:val="617B1FE3"/>
    <w:rsid w:val="617D2613"/>
    <w:rsid w:val="6199B659"/>
    <w:rsid w:val="620DF79C"/>
    <w:rsid w:val="62A87847"/>
    <w:rsid w:val="64316154"/>
    <w:rsid w:val="64837C1D"/>
    <w:rsid w:val="65411EAA"/>
    <w:rsid w:val="658618A4"/>
    <w:rsid w:val="6624890A"/>
    <w:rsid w:val="6869B677"/>
    <w:rsid w:val="69B32735"/>
    <w:rsid w:val="69BDA77F"/>
    <w:rsid w:val="6A17DF88"/>
    <w:rsid w:val="6A548F23"/>
    <w:rsid w:val="6AAB1FFA"/>
    <w:rsid w:val="6B352525"/>
    <w:rsid w:val="6D104136"/>
    <w:rsid w:val="6D10B2B6"/>
    <w:rsid w:val="6E006E79"/>
    <w:rsid w:val="6FFF4B01"/>
    <w:rsid w:val="704D5558"/>
    <w:rsid w:val="72B684D5"/>
    <w:rsid w:val="72B85607"/>
    <w:rsid w:val="7508CD7A"/>
    <w:rsid w:val="75C7E907"/>
    <w:rsid w:val="75DCB9E9"/>
    <w:rsid w:val="7617289E"/>
    <w:rsid w:val="763C5DCE"/>
    <w:rsid w:val="77249740"/>
    <w:rsid w:val="775C91F9"/>
    <w:rsid w:val="777D7FC4"/>
    <w:rsid w:val="778ED95A"/>
    <w:rsid w:val="77CC8794"/>
    <w:rsid w:val="781AD54E"/>
    <w:rsid w:val="7856D59E"/>
    <w:rsid w:val="787F43D4"/>
    <w:rsid w:val="78CF652A"/>
    <w:rsid w:val="792ED802"/>
    <w:rsid w:val="79E8F431"/>
    <w:rsid w:val="7A122D22"/>
    <w:rsid w:val="7A444FDF"/>
    <w:rsid w:val="7AFE361B"/>
    <w:rsid w:val="7BD310F7"/>
    <w:rsid w:val="7C874D00"/>
    <w:rsid w:val="7D050100"/>
    <w:rsid w:val="7DA1F108"/>
    <w:rsid w:val="7DBF36ED"/>
    <w:rsid w:val="7E13DC63"/>
    <w:rsid w:val="7E75FF81"/>
    <w:rsid w:val="7E7BA950"/>
    <w:rsid w:val="7E957D05"/>
    <w:rsid w:val="7F035CA0"/>
    <w:rsid w:val="7FB5F4C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47739"/>
  <w15:chartTrackingRefBased/>
  <w15:docId w15:val="{6BC42D78-35B5-48AD-83AE-2C002DC41BB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52BA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2BA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2B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2B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2B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2B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2B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2B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2BA7"/>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52BA7"/>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652BA7"/>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652BA7"/>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652BA7"/>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652BA7"/>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52BA7"/>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52BA7"/>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52BA7"/>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52BA7"/>
    <w:rPr>
      <w:rFonts w:eastAsiaTheme="majorEastAsia" w:cstheme="majorBidi"/>
      <w:color w:val="272727" w:themeColor="text1" w:themeTint="D8"/>
    </w:rPr>
  </w:style>
  <w:style w:type="paragraph" w:styleId="Title">
    <w:name w:val="Title"/>
    <w:basedOn w:val="Normal"/>
    <w:next w:val="Normal"/>
    <w:link w:val="TitleChar"/>
    <w:uiPriority w:val="10"/>
    <w:qFormat/>
    <w:rsid w:val="00652BA7"/>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52BA7"/>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52BA7"/>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52B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2BA7"/>
    <w:pPr>
      <w:spacing w:before="160"/>
      <w:jc w:val="center"/>
    </w:pPr>
    <w:rPr>
      <w:i/>
      <w:iCs/>
      <w:color w:val="404040" w:themeColor="text1" w:themeTint="BF"/>
    </w:rPr>
  </w:style>
  <w:style w:type="character" w:styleId="QuoteChar" w:customStyle="1">
    <w:name w:val="Quote Char"/>
    <w:basedOn w:val="DefaultParagraphFont"/>
    <w:link w:val="Quote"/>
    <w:uiPriority w:val="29"/>
    <w:rsid w:val="00652BA7"/>
    <w:rPr>
      <w:i/>
      <w:iCs/>
      <w:color w:val="404040" w:themeColor="text1" w:themeTint="BF"/>
    </w:rPr>
  </w:style>
  <w:style w:type="paragraph" w:styleId="ListParagraph">
    <w:name w:val="List Paragraph"/>
    <w:basedOn w:val="Normal"/>
    <w:uiPriority w:val="34"/>
    <w:qFormat/>
    <w:rsid w:val="00652BA7"/>
    <w:pPr>
      <w:ind w:left="720"/>
      <w:contextualSpacing/>
    </w:pPr>
  </w:style>
  <w:style w:type="character" w:styleId="IntenseEmphasis">
    <w:name w:val="Intense Emphasis"/>
    <w:basedOn w:val="DefaultParagraphFont"/>
    <w:uiPriority w:val="21"/>
    <w:qFormat/>
    <w:rsid w:val="00652BA7"/>
    <w:rPr>
      <w:i/>
      <w:iCs/>
      <w:color w:val="0F4761" w:themeColor="accent1" w:themeShade="BF"/>
    </w:rPr>
  </w:style>
  <w:style w:type="paragraph" w:styleId="IntenseQuote">
    <w:name w:val="Intense Quote"/>
    <w:basedOn w:val="Normal"/>
    <w:next w:val="Normal"/>
    <w:link w:val="IntenseQuoteChar"/>
    <w:uiPriority w:val="30"/>
    <w:qFormat/>
    <w:rsid w:val="00652BA7"/>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52BA7"/>
    <w:rPr>
      <w:i/>
      <w:iCs/>
      <w:color w:val="0F4761" w:themeColor="accent1" w:themeShade="BF"/>
    </w:rPr>
  </w:style>
  <w:style w:type="character" w:styleId="IntenseReference">
    <w:name w:val="Intense Reference"/>
    <w:basedOn w:val="DefaultParagraphFont"/>
    <w:uiPriority w:val="32"/>
    <w:qFormat/>
    <w:rsid w:val="00652BA7"/>
    <w:rPr>
      <w:b/>
      <w:bCs/>
      <w:smallCaps/>
      <w:color w:val="0F4761" w:themeColor="accent1" w:themeShade="BF"/>
      <w:spacing w:val="5"/>
    </w:rPr>
  </w:style>
  <w:style w:type="paragraph" w:styleId="NoSpacing">
    <w:name w:val="No Spacing"/>
    <w:uiPriority w:val="1"/>
    <w:qFormat/>
    <w:rsid w:val="00851AE4"/>
    <w:pPr>
      <w:spacing w:after="0" w:line="240" w:lineRule="auto"/>
    </w:pPr>
  </w:style>
  <w:style w:type="character" w:styleId="Hyperlink">
    <w:name w:val="Hyperlink"/>
    <w:basedOn w:val="DefaultParagraphFont"/>
    <w:uiPriority w:val="99"/>
    <w:unhideWhenUsed/>
    <w:rsid w:val="6AAB1FFA"/>
    <w:rPr>
      <w:color w:val="467886"/>
      <w:u w:val="single"/>
    </w:rPr>
  </w:style>
  <w:style w:type="character" w:styleId="SubtleReference">
    <w:name w:val="Subtle Reference"/>
    <w:basedOn w:val="DefaultParagraphFont"/>
    <w:uiPriority w:val="31"/>
    <w:qFormat/>
    <w:rsid w:val="6AAB1FFA"/>
    <w:rPr>
      <w:smallCaps/>
      <w:color w:val="5A5A5A"/>
    </w:rPr>
  </w:style>
  <w:style w:type="paragraph" w:styleId="Header">
    <w:name w:val="header"/>
    <w:basedOn w:val="Normal"/>
    <w:uiPriority w:val="99"/>
    <w:unhideWhenUsed/>
    <w:rsid w:val="28981119"/>
    <w:pPr>
      <w:tabs>
        <w:tab w:val="center" w:pos="4680"/>
        <w:tab w:val="right" w:pos="9360"/>
      </w:tabs>
      <w:spacing w:after="0" w:line="240" w:lineRule="auto"/>
    </w:pPr>
  </w:style>
  <w:style w:type="paragraph" w:styleId="Footer">
    <w:name w:val="footer"/>
    <w:basedOn w:val="Normal"/>
    <w:uiPriority w:val="99"/>
    <w:unhideWhenUsed/>
    <w:rsid w:val="28981119"/>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UnresolvedMention">
    <w:name w:val="Unresolved Mention"/>
    <w:basedOn w:val="DefaultParagraphFont"/>
    <w:uiPriority w:val="99"/>
    <w:semiHidden/>
    <w:unhideWhenUsed/>
    <w:rsid w:val="00532C92"/>
    <w:rPr>
      <w:color w:val="605E5C"/>
      <w:shd w:val="clear" w:color="auto" w:fill="E1DFDD"/>
    </w:rPr>
  </w:style>
  <w:style w:type="character" w:styleId="FollowedHyperlink">
    <w:name w:val="FollowedHyperlink"/>
    <w:basedOn w:val="DefaultParagraphFont"/>
    <w:uiPriority w:val="99"/>
    <w:semiHidden/>
    <w:unhideWhenUsed/>
    <w:rsid w:val="00CE3A92"/>
    <w:rPr>
      <w:color w:val="96607D" w:themeColor="followedHyperlink"/>
      <w:u w:val="single"/>
    </w:rPr>
  </w:style>
  <w:style w:type="paragraph" w:styleId="Revision">
    <w:name w:val="Revision"/>
    <w:hidden/>
    <w:uiPriority w:val="99"/>
    <w:semiHidden/>
    <w:rsid w:val="00D22C9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9257583">
      <w:bodyDiv w:val="1"/>
      <w:marLeft w:val="0"/>
      <w:marRight w:val="0"/>
      <w:marTop w:val="0"/>
      <w:marBottom w:val="0"/>
      <w:divBdr>
        <w:top w:val="none" w:sz="0" w:space="0" w:color="auto"/>
        <w:left w:val="none" w:sz="0" w:space="0" w:color="auto"/>
        <w:bottom w:val="none" w:sz="0" w:space="0" w:color="auto"/>
        <w:right w:val="none" w:sz="0" w:space="0" w:color="auto"/>
      </w:divBdr>
    </w:div>
    <w:div w:id="1466042448">
      <w:bodyDiv w:val="1"/>
      <w:marLeft w:val="0"/>
      <w:marRight w:val="0"/>
      <w:marTop w:val="0"/>
      <w:marBottom w:val="0"/>
      <w:divBdr>
        <w:top w:val="none" w:sz="0" w:space="0" w:color="auto"/>
        <w:left w:val="none" w:sz="0" w:space="0" w:color="auto"/>
        <w:bottom w:val="none" w:sz="0" w:space="0" w:color="auto"/>
        <w:right w:val="none" w:sz="0" w:space="0" w:color="auto"/>
      </w:divBdr>
    </w:div>
    <w:div w:id="1944730139">
      <w:bodyDiv w:val="1"/>
      <w:marLeft w:val="0"/>
      <w:marRight w:val="0"/>
      <w:marTop w:val="0"/>
      <w:marBottom w:val="0"/>
      <w:divBdr>
        <w:top w:val="none" w:sz="0" w:space="0" w:color="auto"/>
        <w:left w:val="none" w:sz="0" w:space="0" w:color="auto"/>
        <w:bottom w:val="none" w:sz="0" w:space="0" w:color="auto"/>
        <w:right w:val="none" w:sz="0" w:space="0" w:color="auto"/>
      </w:divBdr>
    </w:div>
    <w:div w:id="199506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trello.com/b/m3vlGpFZ/internet-of-things-project" TargetMode="External" Id="rId8" /><Relationship Type="http://schemas.openxmlformats.org/officeDocument/2006/relationships/image" Target="media/image4.jpeg" Id="rId13"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3.jpeg" Id="rId12" /><Relationship Type="http://schemas.openxmlformats.org/officeDocument/2006/relationships/footer" Target="footer1.xml" Id="rId17" /><Relationship Type="http://schemas.openxmlformats.org/officeDocument/2006/relationships/numbering" Target="numbering.xml" Id="rId2" /><Relationship Type="http://schemas.openxmlformats.org/officeDocument/2006/relationships/header" Target="header1.xml"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jpeg" Id="rId11" /><Relationship Type="http://schemas.openxmlformats.org/officeDocument/2006/relationships/webSettings" Target="webSettings.xml" Id="rId5" /><Relationship Type="http://schemas.openxmlformats.org/officeDocument/2006/relationships/image" Target="media/image6.jpeg" Id="rId15" /><Relationship Type="http://schemas.openxmlformats.org/officeDocument/2006/relationships/image" Target="media/image1.png" Id="rId10"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hyperlink" Target="https://github.com/Azzizelo/Internet-of-Things-Project-1" TargetMode="External" Id="rId9" /><Relationship Type="http://schemas.openxmlformats.org/officeDocument/2006/relationships/image" Target="media/image5.jpe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4BD3B-D8E4-4EFF-9BCD-09BC19F3F5CA}">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Lily Hinde - STUDENT</dc:creator>
  <keywords/>
  <dc:description/>
  <lastModifiedBy>Guest User</lastModifiedBy>
  <revision>14</revision>
  <dcterms:created xsi:type="dcterms:W3CDTF">2025-04-29T00:37:00.0000000Z</dcterms:created>
  <dcterms:modified xsi:type="dcterms:W3CDTF">2025-04-28T22:52:18.7086939Z</dcterms:modified>
</coreProperties>
</file>